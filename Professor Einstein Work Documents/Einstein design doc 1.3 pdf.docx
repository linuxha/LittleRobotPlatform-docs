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4"/>
          <w:szCs w:val="24"/>
          <w:lang w:eastAsia="en-US"/>
        </w:rPr>
        <w:id w:val="-1228147999"/>
        <w:docPartObj>
          <w:docPartGallery w:val="Table of Contents"/>
          <w:docPartUnique/>
        </w:docPartObj>
      </w:sdtPr>
      <w:sdtEndPr>
        <w:rPr>
          <w:noProof/>
        </w:rPr>
      </w:sdtEndPr>
      <w:sdtContent>
        <w:p w14:paraId="1FBEDF32" w14:textId="7C015D53" w:rsidR="00823D51" w:rsidRDefault="00823D51">
          <w:pPr>
            <w:pStyle w:val="TOCHeading"/>
          </w:pPr>
          <w:r>
            <w:t>Contents</w:t>
          </w:r>
        </w:p>
        <w:p w14:paraId="69ADB6C6" w14:textId="77777777" w:rsidR="00206F71" w:rsidRDefault="00823D5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4535978" w:history="1">
            <w:r w:rsidR="00206F71" w:rsidRPr="002A535A">
              <w:rPr>
                <w:rStyle w:val="Hyperlink"/>
                <w:noProof/>
              </w:rPr>
              <w:t>Concept and Functionality</w:t>
            </w:r>
            <w:r w:rsidR="00206F71">
              <w:rPr>
                <w:noProof/>
                <w:webHidden/>
              </w:rPr>
              <w:tab/>
            </w:r>
            <w:r w:rsidR="00206F71">
              <w:rPr>
                <w:noProof/>
                <w:webHidden/>
              </w:rPr>
              <w:fldChar w:fldCharType="begin"/>
            </w:r>
            <w:r w:rsidR="00206F71">
              <w:rPr>
                <w:noProof/>
                <w:webHidden/>
              </w:rPr>
              <w:instrText xml:space="preserve"> PAGEREF _Toc444535978 \h </w:instrText>
            </w:r>
            <w:r w:rsidR="00206F71">
              <w:rPr>
                <w:noProof/>
                <w:webHidden/>
              </w:rPr>
            </w:r>
            <w:r w:rsidR="00206F71">
              <w:rPr>
                <w:noProof/>
                <w:webHidden/>
              </w:rPr>
              <w:fldChar w:fldCharType="separate"/>
            </w:r>
            <w:r w:rsidR="00D912DE">
              <w:rPr>
                <w:noProof/>
                <w:webHidden/>
              </w:rPr>
              <w:t>3</w:t>
            </w:r>
            <w:r w:rsidR="00206F71">
              <w:rPr>
                <w:noProof/>
                <w:webHidden/>
              </w:rPr>
              <w:fldChar w:fldCharType="end"/>
            </w:r>
          </w:hyperlink>
        </w:p>
        <w:p w14:paraId="4849B501" w14:textId="77777777" w:rsidR="00206F71" w:rsidRDefault="00EA508E">
          <w:pPr>
            <w:pStyle w:val="TOC2"/>
            <w:tabs>
              <w:tab w:val="right" w:leader="dot" w:pos="9350"/>
            </w:tabs>
            <w:rPr>
              <w:rFonts w:eastAsiaTheme="minorEastAsia"/>
              <w:noProof/>
            </w:rPr>
          </w:pPr>
          <w:hyperlink w:anchor="_Toc444535979" w:history="1">
            <w:r w:rsidR="00206F71" w:rsidRPr="002A535A">
              <w:rPr>
                <w:rStyle w:val="Hyperlink"/>
                <w:noProof/>
              </w:rPr>
              <w:t>Meta concept, tone and theming</w:t>
            </w:r>
            <w:r w:rsidR="00206F71">
              <w:rPr>
                <w:noProof/>
                <w:webHidden/>
              </w:rPr>
              <w:tab/>
            </w:r>
            <w:r w:rsidR="00206F71">
              <w:rPr>
                <w:noProof/>
                <w:webHidden/>
              </w:rPr>
              <w:fldChar w:fldCharType="begin"/>
            </w:r>
            <w:r w:rsidR="00206F71">
              <w:rPr>
                <w:noProof/>
                <w:webHidden/>
              </w:rPr>
              <w:instrText xml:space="preserve"> PAGEREF _Toc444535979 \h </w:instrText>
            </w:r>
            <w:r w:rsidR="00206F71">
              <w:rPr>
                <w:noProof/>
                <w:webHidden/>
              </w:rPr>
            </w:r>
            <w:r w:rsidR="00206F71">
              <w:rPr>
                <w:noProof/>
                <w:webHidden/>
              </w:rPr>
              <w:fldChar w:fldCharType="separate"/>
            </w:r>
            <w:r w:rsidR="00D912DE">
              <w:rPr>
                <w:noProof/>
                <w:webHidden/>
              </w:rPr>
              <w:t>3</w:t>
            </w:r>
            <w:r w:rsidR="00206F71">
              <w:rPr>
                <w:noProof/>
                <w:webHidden/>
              </w:rPr>
              <w:fldChar w:fldCharType="end"/>
            </w:r>
          </w:hyperlink>
        </w:p>
        <w:p w14:paraId="4EB1B07E" w14:textId="77777777" w:rsidR="00206F71" w:rsidRDefault="00EA508E">
          <w:pPr>
            <w:pStyle w:val="TOC2"/>
            <w:tabs>
              <w:tab w:val="right" w:leader="dot" w:pos="9350"/>
            </w:tabs>
            <w:rPr>
              <w:rFonts w:eastAsiaTheme="minorEastAsia"/>
              <w:noProof/>
            </w:rPr>
          </w:pPr>
          <w:hyperlink w:anchor="_Toc444535980" w:history="1">
            <w:r w:rsidR="00206F71" w:rsidRPr="002A535A">
              <w:rPr>
                <w:rStyle w:val="Hyperlink"/>
                <w:noProof/>
              </w:rPr>
              <w:t>Conversation and Dialog</w:t>
            </w:r>
            <w:r w:rsidR="00206F71">
              <w:rPr>
                <w:noProof/>
                <w:webHidden/>
              </w:rPr>
              <w:tab/>
            </w:r>
            <w:r w:rsidR="00206F71">
              <w:rPr>
                <w:noProof/>
                <w:webHidden/>
              </w:rPr>
              <w:fldChar w:fldCharType="begin"/>
            </w:r>
            <w:r w:rsidR="00206F71">
              <w:rPr>
                <w:noProof/>
                <w:webHidden/>
              </w:rPr>
              <w:instrText xml:space="preserve"> PAGEREF _Toc444535980 \h </w:instrText>
            </w:r>
            <w:r w:rsidR="00206F71">
              <w:rPr>
                <w:noProof/>
                <w:webHidden/>
              </w:rPr>
            </w:r>
            <w:r w:rsidR="00206F71">
              <w:rPr>
                <w:noProof/>
                <w:webHidden/>
              </w:rPr>
              <w:fldChar w:fldCharType="separate"/>
            </w:r>
            <w:r w:rsidR="00D912DE">
              <w:rPr>
                <w:noProof/>
                <w:webHidden/>
              </w:rPr>
              <w:t>3</w:t>
            </w:r>
            <w:r w:rsidR="00206F71">
              <w:rPr>
                <w:noProof/>
                <w:webHidden/>
              </w:rPr>
              <w:fldChar w:fldCharType="end"/>
            </w:r>
          </w:hyperlink>
        </w:p>
        <w:p w14:paraId="11CCB668" w14:textId="77777777" w:rsidR="00206F71" w:rsidRDefault="00EA508E">
          <w:pPr>
            <w:pStyle w:val="TOC2"/>
            <w:tabs>
              <w:tab w:val="right" w:leader="dot" w:pos="9350"/>
            </w:tabs>
            <w:rPr>
              <w:rFonts w:eastAsiaTheme="minorEastAsia"/>
              <w:noProof/>
            </w:rPr>
          </w:pPr>
          <w:hyperlink w:anchor="_Toc444535981" w:history="1">
            <w:r w:rsidR="00206F71" w:rsidRPr="002A535A">
              <w:rPr>
                <w:rStyle w:val="Hyperlink"/>
                <w:noProof/>
              </w:rPr>
              <w:t>Interactive Play (and the Stein-O-Matic 3000 Mobile App)</w:t>
            </w:r>
            <w:r w:rsidR="00206F71">
              <w:rPr>
                <w:noProof/>
                <w:webHidden/>
              </w:rPr>
              <w:tab/>
            </w:r>
            <w:r w:rsidR="00206F71">
              <w:rPr>
                <w:noProof/>
                <w:webHidden/>
              </w:rPr>
              <w:fldChar w:fldCharType="begin"/>
            </w:r>
            <w:r w:rsidR="00206F71">
              <w:rPr>
                <w:noProof/>
                <w:webHidden/>
              </w:rPr>
              <w:instrText xml:space="preserve"> PAGEREF _Toc444535981 \h </w:instrText>
            </w:r>
            <w:r w:rsidR="00206F71">
              <w:rPr>
                <w:noProof/>
                <w:webHidden/>
              </w:rPr>
            </w:r>
            <w:r w:rsidR="00206F71">
              <w:rPr>
                <w:noProof/>
                <w:webHidden/>
              </w:rPr>
              <w:fldChar w:fldCharType="separate"/>
            </w:r>
            <w:r w:rsidR="00D912DE">
              <w:rPr>
                <w:noProof/>
                <w:webHidden/>
              </w:rPr>
              <w:t>4</w:t>
            </w:r>
            <w:r w:rsidR="00206F71">
              <w:rPr>
                <w:noProof/>
                <w:webHidden/>
              </w:rPr>
              <w:fldChar w:fldCharType="end"/>
            </w:r>
          </w:hyperlink>
        </w:p>
        <w:p w14:paraId="757E6515" w14:textId="77777777" w:rsidR="00206F71" w:rsidRDefault="00EA508E">
          <w:pPr>
            <w:pStyle w:val="TOC2"/>
            <w:tabs>
              <w:tab w:val="right" w:leader="dot" w:pos="9350"/>
            </w:tabs>
            <w:rPr>
              <w:rFonts w:eastAsiaTheme="minorEastAsia"/>
              <w:noProof/>
            </w:rPr>
          </w:pPr>
          <w:hyperlink w:anchor="_Toc444535982" w:history="1">
            <w:r w:rsidR="00206F71" w:rsidRPr="002A535A">
              <w:rPr>
                <w:rStyle w:val="Hyperlink"/>
                <w:noProof/>
              </w:rPr>
              <w:t>Activity Scheduling (The Daily Kickstart)</w:t>
            </w:r>
            <w:r w:rsidR="00206F71">
              <w:rPr>
                <w:noProof/>
                <w:webHidden/>
              </w:rPr>
              <w:tab/>
            </w:r>
            <w:r w:rsidR="00206F71">
              <w:rPr>
                <w:noProof/>
                <w:webHidden/>
              </w:rPr>
              <w:fldChar w:fldCharType="begin"/>
            </w:r>
            <w:r w:rsidR="00206F71">
              <w:rPr>
                <w:noProof/>
                <w:webHidden/>
              </w:rPr>
              <w:instrText xml:space="preserve"> PAGEREF _Toc444535982 \h </w:instrText>
            </w:r>
            <w:r w:rsidR="00206F71">
              <w:rPr>
                <w:noProof/>
                <w:webHidden/>
              </w:rPr>
            </w:r>
            <w:r w:rsidR="00206F71">
              <w:rPr>
                <w:noProof/>
                <w:webHidden/>
              </w:rPr>
              <w:fldChar w:fldCharType="separate"/>
            </w:r>
            <w:r w:rsidR="00D912DE">
              <w:rPr>
                <w:noProof/>
                <w:webHidden/>
              </w:rPr>
              <w:t>4</w:t>
            </w:r>
            <w:r w:rsidR="00206F71">
              <w:rPr>
                <w:noProof/>
                <w:webHidden/>
              </w:rPr>
              <w:fldChar w:fldCharType="end"/>
            </w:r>
          </w:hyperlink>
        </w:p>
        <w:p w14:paraId="0CF8C467" w14:textId="77777777" w:rsidR="00206F71" w:rsidRDefault="00EA508E">
          <w:pPr>
            <w:pStyle w:val="TOC2"/>
            <w:tabs>
              <w:tab w:val="right" w:leader="dot" w:pos="9350"/>
            </w:tabs>
            <w:rPr>
              <w:rFonts w:eastAsiaTheme="minorEastAsia"/>
              <w:noProof/>
            </w:rPr>
          </w:pPr>
          <w:hyperlink w:anchor="_Toc444535983" w:history="1">
            <w:r w:rsidR="00206F71" w:rsidRPr="002A535A">
              <w:rPr>
                <w:rStyle w:val="Hyperlink"/>
                <w:noProof/>
              </w:rPr>
              <w:t>Leveling System (Earning IQ points and Achievements)</w:t>
            </w:r>
            <w:r w:rsidR="00206F71">
              <w:rPr>
                <w:noProof/>
                <w:webHidden/>
              </w:rPr>
              <w:tab/>
            </w:r>
            <w:r w:rsidR="00206F71">
              <w:rPr>
                <w:noProof/>
                <w:webHidden/>
              </w:rPr>
              <w:fldChar w:fldCharType="begin"/>
            </w:r>
            <w:r w:rsidR="00206F71">
              <w:rPr>
                <w:noProof/>
                <w:webHidden/>
              </w:rPr>
              <w:instrText xml:space="preserve"> PAGEREF _Toc444535983 \h </w:instrText>
            </w:r>
            <w:r w:rsidR="00206F71">
              <w:rPr>
                <w:noProof/>
                <w:webHidden/>
              </w:rPr>
            </w:r>
            <w:r w:rsidR="00206F71">
              <w:rPr>
                <w:noProof/>
                <w:webHidden/>
              </w:rPr>
              <w:fldChar w:fldCharType="separate"/>
            </w:r>
            <w:r w:rsidR="00D912DE">
              <w:rPr>
                <w:noProof/>
                <w:webHidden/>
              </w:rPr>
              <w:t>5</w:t>
            </w:r>
            <w:r w:rsidR="00206F71">
              <w:rPr>
                <w:noProof/>
                <w:webHidden/>
              </w:rPr>
              <w:fldChar w:fldCharType="end"/>
            </w:r>
          </w:hyperlink>
        </w:p>
        <w:p w14:paraId="3E935AF1" w14:textId="77777777" w:rsidR="00206F71" w:rsidRDefault="00EA508E">
          <w:pPr>
            <w:pStyle w:val="TOC2"/>
            <w:tabs>
              <w:tab w:val="right" w:leader="dot" w:pos="9350"/>
            </w:tabs>
            <w:rPr>
              <w:rFonts w:eastAsiaTheme="minorEastAsia"/>
              <w:noProof/>
            </w:rPr>
          </w:pPr>
          <w:hyperlink w:anchor="_Toc444535984" w:history="1">
            <w:r w:rsidR="00206F71" w:rsidRPr="002A535A">
              <w:rPr>
                <w:rStyle w:val="Hyperlink"/>
                <w:noProof/>
              </w:rPr>
              <w:t>User Profile</w:t>
            </w:r>
            <w:r w:rsidR="00206F71">
              <w:rPr>
                <w:noProof/>
                <w:webHidden/>
              </w:rPr>
              <w:tab/>
            </w:r>
            <w:r w:rsidR="00206F71">
              <w:rPr>
                <w:noProof/>
                <w:webHidden/>
              </w:rPr>
              <w:fldChar w:fldCharType="begin"/>
            </w:r>
            <w:r w:rsidR="00206F71">
              <w:rPr>
                <w:noProof/>
                <w:webHidden/>
              </w:rPr>
              <w:instrText xml:space="preserve"> PAGEREF _Toc444535984 \h </w:instrText>
            </w:r>
            <w:r w:rsidR="00206F71">
              <w:rPr>
                <w:noProof/>
                <w:webHidden/>
              </w:rPr>
            </w:r>
            <w:r w:rsidR="00206F71">
              <w:rPr>
                <w:noProof/>
                <w:webHidden/>
              </w:rPr>
              <w:fldChar w:fldCharType="separate"/>
            </w:r>
            <w:r w:rsidR="00D912DE">
              <w:rPr>
                <w:noProof/>
                <w:webHidden/>
              </w:rPr>
              <w:t>5</w:t>
            </w:r>
            <w:r w:rsidR="00206F71">
              <w:rPr>
                <w:noProof/>
                <w:webHidden/>
              </w:rPr>
              <w:fldChar w:fldCharType="end"/>
            </w:r>
          </w:hyperlink>
        </w:p>
        <w:p w14:paraId="361499E1" w14:textId="77777777" w:rsidR="00206F71" w:rsidRDefault="00EA508E">
          <w:pPr>
            <w:pStyle w:val="TOC2"/>
            <w:tabs>
              <w:tab w:val="right" w:leader="dot" w:pos="9350"/>
            </w:tabs>
            <w:rPr>
              <w:rFonts w:eastAsiaTheme="minorEastAsia"/>
              <w:noProof/>
            </w:rPr>
          </w:pPr>
          <w:hyperlink w:anchor="_Toc444535985" w:history="1">
            <w:r w:rsidR="00206F71" w:rsidRPr="002A535A">
              <w:rPr>
                <w:rStyle w:val="Hyperlink"/>
                <w:noProof/>
              </w:rPr>
              <w:t>Games</w:t>
            </w:r>
            <w:r w:rsidR="00206F71">
              <w:rPr>
                <w:noProof/>
                <w:webHidden/>
              </w:rPr>
              <w:tab/>
            </w:r>
            <w:r w:rsidR="00206F71">
              <w:rPr>
                <w:noProof/>
                <w:webHidden/>
              </w:rPr>
              <w:fldChar w:fldCharType="begin"/>
            </w:r>
            <w:r w:rsidR="00206F71">
              <w:rPr>
                <w:noProof/>
                <w:webHidden/>
              </w:rPr>
              <w:instrText xml:space="preserve"> PAGEREF _Toc444535985 \h </w:instrText>
            </w:r>
            <w:r w:rsidR="00206F71">
              <w:rPr>
                <w:noProof/>
                <w:webHidden/>
              </w:rPr>
            </w:r>
            <w:r w:rsidR="00206F71">
              <w:rPr>
                <w:noProof/>
                <w:webHidden/>
              </w:rPr>
              <w:fldChar w:fldCharType="separate"/>
            </w:r>
            <w:r w:rsidR="00D912DE">
              <w:rPr>
                <w:noProof/>
                <w:webHidden/>
              </w:rPr>
              <w:t>6</w:t>
            </w:r>
            <w:r w:rsidR="00206F71">
              <w:rPr>
                <w:noProof/>
                <w:webHidden/>
              </w:rPr>
              <w:fldChar w:fldCharType="end"/>
            </w:r>
          </w:hyperlink>
        </w:p>
        <w:p w14:paraId="4F602DC5" w14:textId="77777777" w:rsidR="00206F71" w:rsidRDefault="00EA508E">
          <w:pPr>
            <w:pStyle w:val="TOC2"/>
            <w:tabs>
              <w:tab w:val="right" w:leader="dot" w:pos="9350"/>
            </w:tabs>
            <w:rPr>
              <w:rFonts w:eastAsiaTheme="minorEastAsia"/>
              <w:noProof/>
            </w:rPr>
          </w:pPr>
          <w:hyperlink w:anchor="_Toc444535986" w:history="1">
            <w:r w:rsidR="00206F71" w:rsidRPr="002A535A">
              <w:rPr>
                <w:rStyle w:val="Hyperlink"/>
                <w:noProof/>
              </w:rPr>
              <w:t>Einstein’s Research (Narrated Videos)</w:t>
            </w:r>
            <w:r w:rsidR="00206F71">
              <w:rPr>
                <w:noProof/>
                <w:webHidden/>
              </w:rPr>
              <w:tab/>
            </w:r>
            <w:r w:rsidR="00206F71">
              <w:rPr>
                <w:noProof/>
                <w:webHidden/>
              </w:rPr>
              <w:fldChar w:fldCharType="begin"/>
            </w:r>
            <w:r w:rsidR="00206F71">
              <w:rPr>
                <w:noProof/>
                <w:webHidden/>
              </w:rPr>
              <w:instrText xml:space="preserve"> PAGEREF _Toc444535986 \h </w:instrText>
            </w:r>
            <w:r w:rsidR="00206F71">
              <w:rPr>
                <w:noProof/>
                <w:webHidden/>
              </w:rPr>
            </w:r>
            <w:r w:rsidR="00206F71">
              <w:rPr>
                <w:noProof/>
                <w:webHidden/>
              </w:rPr>
              <w:fldChar w:fldCharType="separate"/>
            </w:r>
            <w:r w:rsidR="00D912DE">
              <w:rPr>
                <w:noProof/>
                <w:webHidden/>
              </w:rPr>
              <w:t>6</w:t>
            </w:r>
            <w:r w:rsidR="00206F71">
              <w:rPr>
                <w:noProof/>
                <w:webHidden/>
              </w:rPr>
              <w:fldChar w:fldCharType="end"/>
            </w:r>
          </w:hyperlink>
        </w:p>
        <w:p w14:paraId="37C8C106" w14:textId="77777777" w:rsidR="00206F71" w:rsidRDefault="00EA508E">
          <w:pPr>
            <w:pStyle w:val="TOC1"/>
            <w:tabs>
              <w:tab w:val="right" w:leader="dot" w:pos="9350"/>
            </w:tabs>
            <w:rPr>
              <w:rFonts w:eastAsiaTheme="minorEastAsia"/>
              <w:noProof/>
            </w:rPr>
          </w:pPr>
          <w:hyperlink w:anchor="_Toc444535987" w:history="1">
            <w:r w:rsidR="00206F71" w:rsidRPr="002A535A">
              <w:rPr>
                <w:rStyle w:val="Hyperlink"/>
                <w:noProof/>
              </w:rPr>
              <w:t>The Einstein Robot</w:t>
            </w:r>
            <w:r w:rsidR="00206F71">
              <w:rPr>
                <w:noProof/>
                <w:webHidden/>
              </w:rPr>
              <w:tab/>
            </w:r>
            <w:r w:rsidR="00206F71">
              <w:rPr>
                <w:noProof/>
                <w:webHidden/>
              </w:rPr>
              <w:fldChar w:fldCharType="begin"/>
            </w:r>
            <w:r w:rsidR="00206F71">
              <w:rPr>
                <w:noProof/>
                <w:webHidden/>
              </w:rPr>
              <w:instrText xml:space="preserve"> PAGEREF _Toc444535987 \h </w:instrText>
            </w:r>
            <w:r w:rsidR="00206F71">
              <w:rPr>
                <w:noProof/>
                <w:webHidden/>
              </w:rPr>
            </w:r>
            <w:r w:rsidR="00206F71">
              <w:rPr>
                <w:noProof/>
                <w:webHidden/>
              </w:rPr>
              <w:fldChar w:fldCharType="separate"/>
            </w:r>
            <w:r w:rsidR="00D912DE">
              <w:rPr>
                <w:noProof/>
                <w:webHidden/>
              </w:rPr>
              <w:t>7</w:t>
            </w:r>
            <w:r w:rsidR="00206F71">
              <w:rPr>
                <w:noProof/>
                <w:webHidden/>
              </w:rPr>
              <w:fldChar w:fldCharType="end"/>
            </w:r>
          </w:hyperlink>
        </w:p>
        <w:p w14:paraId="2BA1D095" w14:textId="77777777" w:rsidR="00206F71" w:rsidRDefault="00EA508E">
          <w:pPr>
            <w:pStyle w:val="TOC2"/>
            <w:tabs>
              <w:tab w:val="right" w:leader="dot" w:pos="9350"/>
            </w:tabs>
            <w:rPr>
              <w:rFonts w:eastAsiaTheme="minorEastAsia"/>
              <w:noProof/>
            </w:rPr>
          </w:pPr>
          <w:hyperlink w:anchor="_Toc444535988" w:history="1">
            <w:r w:rsidR="00206F71" w:rsidRPr="002A535A">
              <w:rPr>
                <w:rStyle w:val="Hyperlink"/>
                <w:noProof/>
              </w:rPr>
              <w:t>OFFLINE Mode</w:t>
            </w:r>
            <w:r w:rsidR="00206F71">
              <w:rPr>
                <w:noProof/>
                <w:webHidden/>
              </w:rPr>
              <w:tab/>
            </w:r>
            <w:r w:rsidR="00206F71">
              <w:rPr>
                <w:noProof/>
                <w:webHidden/>
              </w:rPr>
              <w:fldChar w:fldCharType="begin"/>
            </w:r>
            <w:r w:rsidR="00206F71">
              <w:rPr>
                <w:noProof/>
                <w:webHidden/>
              </w:rPr>
              <w:instrText xml:space="preserve"> PAGEREF _Toc444535988 \h </w:instrText>
            </w:r>
            <w:r w:rsidR="00206F71">
              <w:rPr>
                <w:noProof/>
                <w:webHidden/>
              </w:rPr>
            </w:r>
            <w:r w:rsidR="00206F71">
              <w:rPr>
                <w:noProof/>
                <w:webHidden/>
              </w:rPr>
              <w:fldChar w:fldCharType="separate"/>
            </w:r>
            <w:r w:rsidR="00D912DE">
              <w:rPr>
                <w:noProof/>
                <w:webHidden/>
              </w:rPr>
              <w:t>7</w:t>
            </w:r>
            <w:r w:rsidR="00206F71">
              <w:rPr>
                <w:noProof/>
                <w:webHidden/>
              </w:rPr>
              <w:fldChar w:fldCharType="end"/>
            </w:r>
          </w:hyperlink>
        </w:p>
        <w:p w14:paraId="79CBAFF4" w14:textId="77777777" w:rsidR="00206F71" w:rsidRDefault="00EA508E">
          <w:pPr>
            <w:pStyle w:val="TOC3"/>
            <w:tabs>
              <w:tab w:val="right" w:leader="dot" w:pos="9350"/>
            </w:tabs>
            <w:rPr>
              <w:rFonts w:eastAsiaTheme="minorEastAsia"/>
              <w:noProof/>
            </w:rPr>
          </w:pPr>
          <w:hyperlink w:anchor="_Toc444535989" w:history="1">
            <w:r w:rsidR="00206F71" w:rsidRPr="002A535A">
              <w:rPr>
                <w:rStyle w:val="Hyperlink"/>
                <w:noProof/>
              </w:rPr>
              <w:t>Keyword (voice) Navigation</w:t>
            </w:r>
            <w:r w:rsidR="00206F71">
              <w:rPr>
                <w:noProof/>
                <w:webHidden/>
              </w:rPr>
              <w:tab/>
            </w:r>
            <w:r w:rsidR="00206F71">
              <w:rPr>
                <w:noProof/>
                <w:webHidden/>
              </w:rPr>
              <w:fldChar w:fldCharType="begin"/>
            </w:r>
            <w:r w:rsidR="00206F71">
              <w:rPr>
                <w:noProof/>
                <w:webHidden/>
              </w:rPr>
              <w:instrText xml:space="preserve"> PAGEREF _Toc444535989 \h </w:instrText>
            </w:r>
            <w:r w:rsidR="00206F71">
              <w:rPr>
                <w:noProof/>
                <w:webHidden/>
              </w:rPr>
            </w:r>
            <w:r w:rsidR="00206F71">
              <w:rPr>
                <w:noProof/>
                <w:webHidden/>
              </w:rPr>
              <w:fldChar w:fldCharType="separate"/>
            </w:r>
            <w:r w:rsidR="00D912DE">
              <w:rPr>
                <w:noProof/>
                <w:webHidden/>
              </w:rPr>
              <w:t>7</w:t>
            </w:r>
            <w:r w:rsidR="00206F71">
              <w:rPr>
                <w:noProof/>
                <w:webHidden/>
              </w:rPr>
              <w:fldChar w:fldCharType="end"/>
            </w:r>
          </w:hyperlink>
        </w:p>
        <w:p w14:paraId="162A1CF4" w14:textId="77777777" w:rsidR="00206F71" w:rsidRDefault="00EA508E">
          <w:pPr>
            <w:pStyle w:val="TOC3"/>
            <w:tabs>
              <w:tab w:val="right" w:leader="dot" w:pos="9350"/>
            </w:tabs>
            <w:rPr>
              <w:rFonts w:eastAsiaTheme="minorEastAsia"/>
              <w:noProof/>
            </w:rPr>
          </w:pPr>
          <w:hyperlink w:anchor="_Toc444535990" w:history="1">
            <w:r w:rsidR="00206F71" w:rsidRPr="002A535A">
              <w:rPr>
                <w:rStyle w:val="Hyperlink"/>
                <w:noProof/>
              </w:rPr>
              <w:t>Offline Activities</w:t>
            </w:r>
            <w:r w:rsidR="00206F71">
              <w:rPr>
                <w:noProof/>
                <w:webHidden/>
              </w:rPr>
              <w:tab/>
            </w:r>
            <w:r w:rsidR="00206F71">
              <w:rPr>
                <w:noProof/>
                <w:webHidden/>
              </w:rPr>
              <w:fldChar w:fldCharType="begin"/>
            </w:r>
            <w:r w:rsidR="00206F71">
              <w:rPr>
                <w:noProof/>
                <w:webHidden/>
              </w:rPr>
              <w:instrText xml:space="preserve"> PAGEREF _Toc444535990 \h </w:instrText>
            </w:r>
            <w:r w:rsidR="00206F71">
              <w:rPr>
                <w:noProof/>
                <w:webHidden/>
              </w:rPr>
            </w:r>
            <w:r w:rsidR="00206F71">
              <w:rPr>
                <w:noProof/>
                <w:webHidden/>
              </w:rPr>
              <w:fldChar w:fldCharType="separate"/>
            </w:r>
            <w:r w:rsidR="00D912DE">
              <w:rPr>
                <w:noProof/>
                <w:webHidden/>
              </w:rPr>
              <w:t>8</w:t>
            </w:r>
            <w:r w:rsidR="00206F71">
              <w:rPr>
                <w:noProof/>
                <w:webHidden/>
              </w:rPr>
              <w:fldChar w:fldCharType="end"/>
            </w:r>
          </w:hyperlink>
        </w:p>
        <w:p w14:paraId="68A5731D" w14:textId="77777777" w:rsidR="00206F71" w:rsidRDefault="00EA508E">
          <w:pPr>
            <w:pStyle w:val="TOC2"/>
            <w:tabs>
              <w:tab w:val="right" w:leader="dot" w:pos="9350"/>
            </w:tabs>
            <w:rPr>
              <w:rFonts w:eastAsiaTheme="minorEastAsia"/>
              <w:noProof/>
            </w:rPr>
          </w:pPr>
          <w:hyperlink w:anchor="_Toc444535991" w:history="1">
            <w:r w:rsidR="00206F71" w:rsidRPr="002A535A">
              <w:rPr>
                <w:rStyle w:val="Hyperlink"/>
                <w:noProof/>
              </w:rPr>
              <w:t>CLOUD CONNECTED Mode</w:t>
            </w:r>
            <w:r w:rsidR="00206F71">
              <w:rPr>
                <w:noProof/>
                <w:webHidden/>
              </w:rPr>
              <w:tab/>
            </w:r>
            <w:r w:rsidR="00206F71">
              <w:rPr>
                <w:noProof/>
                <w:webHidden/>
              </w:rPr>
              <w:fldChar w:fldCharType="begin"/>
            </w:r>
            <w:r w:rsidR="00206F71">
              <w:rPr>
                <w:noProof/>
                <w:webHidden/>
              </w:rPr>
              <w:instrText xml:space="preserve"> PAGEREF _Toc444535991 \h </w:instrText>
            </w:r>
            <w:r w:rsidR="00206F71">
              <w:rPr>
                <w:noProof/>
                <w:webHidden/>
              </w:rPr>
            </w:r>
            <w:r w:rsidR="00206F71">
              <w:rPr>
                <w:noProof/>
                <w:webHidden/>
              </w:rPr>
              <w:fldChar w:fldCharType="separate"/>
            </w:r>
            <w:r w:rsidR="00D912DE">
              <w:rPr>
                <w:noProof/>
                <w:webHidden/>
              </w:rPr>
              <w:t>8</w:t>
            </w:r>
            <w:r w:rsidR="00206F71">
              <w:rPr>
                <w:noProof/>
                <w:webHidden/>
              </w:rPr>
              <w:fldChar w:fldCharType="end"/>
            </w:r>
          </w:hyperlink>
        </w:p>
        <w:p w14:paraId="2E3DFB66" w14:textId="77777777" w:rsidR="00206F71" w:rsidRDefault="00EA508E">
          <w:pPr>
            <w:pStyle w:val="TOC3"/>
            <w:tabs>
              <w:tab w:val="right" w:leader="dot" w:pos="9350"/>
            </w:tabs>
            <w:rPr>
              <w:rFonts w:eastAsiaTheme="minorEastAsia"/>
              <w:noProof/>
            </w:rPr>
          </w:pPr>
          <w:hyperlink w:anchor="_Toc444535992" w:history="1">
            <w:r w:rsidR="00206F71" w:rsidRPr="002A535A">
              <w:rPr>
                <w:rStyle w:val="Hyperlink"/>
                <w:noProof/>
              </w:rPr>
              <w:t>Navigation - Cloud Word</w:t>
            </w:r>
            <w:r w:rsidR="00206F71">
              <w:rPr>
                <w:noProof/>
                <w:webHidden/>
              </w:rPr>
              <w:tab/>
            </w:r>
            <w:r w:rsidR="00206F71">
              <w:rPr>
                <w:noProof/>
                <w:webHidden/>
              </w:rPr>
              <w:fldChar w:fldCharType="begin"/>
            </w:r>
            <w:r w:rsidR="00206F71">
              <w:rPr>
                <w:noProof/>
                <w:webHidden/>
              </w:rPr>
              <w:instrText xml:space="preserve"> PAGEREF _Toc444535992 \h </w:instrText>
            </w:r>
            <w:r w:rsidR="00206F71">
              <w:rPr>
                <w:noProof/>
                <w:webHidden/>
              </w:rPr>
            </w:r>
            <w:r w:rsidR="00206F71">
              <w:rPr>
                <w:noProof/>
                <w:webHidden/>
              </w:rPr>
              <w:fldChar w:fldCharType="separate"/>
            </w:r>
            <w:r w:rsidR="00D912DE">
              <w:rPr>
                <w:noProof/>
                <w:webHidden/>
              </w:rPr>
              <w:t>9</w:t>
            </w:r>
            <w:r w:rsidR="00206F71">
              <w:rPr>
                <w:noProof/>
                <w:webHidden/>
              </w:rPr>
              <w:fldChar w:fldCharType="end"/>
            </w:r>
          </w:hyperlink>
        </w:p>
        <w:p w14:paraId="1AE2460F" w14:textId="77777777" w:rsidR="00206F71" w:rsidRDefault="00EA508E">
          <w:pPr>
            <w:pStyle w:val="TOC3"/>
            <w:tabs>
              <w:tab w:val="right" w:leader="dot" w:pos="9350"/>
            </w:tabs>
            <w:rPr>
              <w:rFonts w:eastAsiaTheme="minorEastAsia"/>
              <w:noProof/>
            </w:rPr>
          </w:pPr>
          <w:hyperlink w:anchor="_Toc444535993" w:history="1">
            <w:r w:rsidR="00206F71" w:rsidRPr="002A535A">
              <w:rPr>
                <w:rStyle w:val="Hyperlink"/>
                <w:noProof/>
              </w:rPr>
              <w:t>Connected Activities</w:t>
            </w:r>
            <w:r w:rsidR="00206F71">
              <w:rPr>
                <w:noProof/>
                <w:webHidden/>
              </w:rPr>
              <w:tab/>
            </w:r>
            <w:r w:rsidR="00206F71">
              <w:rPr>
                <w:noProof/>
                <w:webHidden/>
              </w:rPr>
              <w:fldChar w:fldCharType="begin"/>
            </w:r>
            <w:r w:rsidR="00206F71">
              <w:rPr>
                <w:noProof/>
                <w:webHidden/>
              </w:rPr>
              <w:instrText xml:space="preserve"> PAGEREF _Toc444535993 \h </w:instrText>
            </w:r>
            <w:r w:rsidR="00206F71">
              <w:rPr>
                <w:noProof/>
                <w:webHidden/>
              </w:rPr>
            </w:r>
            <w:r w:rsidR="00206F71">
              <w:rPr>
                <w:noProof/>
                <w:webHidden/>
              </w:rPr>
              <w:fldChar w:fldCharType="separate"/>
            </w:r>
            <w:r w:rsidR="00D912DE">
              <w:rPr>
                <w:noProof/>
                <w:webHidden/>
              </w:rPr>
              <w:t>9</w:t>
            </w:r>
            <w:r w:rsidR="00206F71">
              <w:rPr>
                <w:noProof/>
                <w:webHidden/>
              </w:rPr>
              <w:fldChar w:fldCharType="end"/>
            </w:r>
          </w:hyperlink>
        </w:p>
        <w:p w14:paraId="75A6644B" w14:textId="77777777" w:rsidR="00206F71" w:rsidRDefault="00EA508E">
          <w:pPr>
            <w:pStyle w:val="TOC2"/>
            <w:tabs>
              <w:tab w:val="right" w:leader="dot" w:pos="9350"/>
            </w:tabs>
            <w:rPr>
              <w:rFonts w:eastAsiaTheme="minorEastAsia"/>
              <w:noProof/>
            </w:rPr>
          </w:pPr>
          <w:hyperlink w:anchor="_Toc444535994" w:history="1">
            <w:r w:rsidR="00206F71" w:rsidRPr="002A535A">
              <w:rPr>
                <w:rStyle w:val="Hyperlink"/>
                <w:noProof/>
              </w:rPr>
              <w:t>APP CONNECTED Mode</w:t>
            </w:r>
            <w:r w:rsidR="00206F71">
              <w:rPr>
                <w:noProof/>
                <w:webHidden/>
              </w:rPr>
              <w:tab/>
            </w:r>
            <w:r w:rsidR="00206F71">
              <w:rPr>
                <w:noProof/>
                <w:webHidden/>
              </w:rPr>
              <w:fldChar w:fldCharType="begin"/>
            </w:r>
            <w:r w:rsidR="00206F71">
              <w:rPr>
                <w:noProof/>
                <w:webHidden/>
              </w:rPr>
              <w:instrText xml:space="preserve"> PAGEREF _Toc444535994 \h </w:instrText>
            </w:r>
            <w:r w:rsidR="00206F71">
              <w:rPr>
                <w:noProof/>
                <w:webHidden/>
              </w:rPr>
            </w:r>
            <w:r w:rsidR="00206F71">
              <w:rPr>
                <w:noProof/>
                <w:webHidden/>
              </w:rPr>
              <w:fldChar w:fldCharType="separate"/>
            </w:r>
            <w:r w:rsidR="00D912DE">
              <w:rPr>
                <w:noProof/>
                <w:webHidden/>
              </w:rPr>
              <w:t>9</w:t>
            </w:r>
            <w:r w:rsidR="00206F71">
              <w:rPr>
                <w:noProof/>
                <w:webHidden/>
              </w:rPr>
              <w:fldChar w:fldCharType="end"/>
            </w:r>
          </w:hyperlink>
        </w:p>
        <w:p w14:paraId="0B628FF4" w14:textId="77777777" w:rsidR="00206F71" w:rsidRDefault="00EA508E">
          <w:pPr>
            <w:pStyle w:val="TOC1"/>
            <w:tabs>
              <w:tab w:val="right" w:leader="dot" w:pos="9350"/>
            </w:tabs>
            <w:rPr>
              <w:rFonts w:eastAsiaTheme="minorEastAsia"/>
              <w:noProof/>
            </w:rPr>
          </w:pPr>
          <w:hyperlink w:anchor="_Toc444535995" w:history="1">
            <w:r w:rsidR="00206F71" w:rsidRPr="002A535A">
              <w:rPr>
                <w:rStyle w:val="Hyperlink"/>
                <w:noProof/>
              </w:rPr>
              <w:t>The Stein-O-matic 3000 (Mobile App)</w:t>
            </w:r>
            <w:r w:rsidR="00206F71">
              <w:rPr>
                <w:noProof/>
                <w:webHidden/>
              </w:rPr>
              <w:tab/>
            </w:r>
            <w:r w:rsidR="00206F71">
              <w:rPr>
                <w:noProof/>
                <w:webHidden/>
              </w:rPr>
              <w:fldChar w:fldCharType="begin"/>
            </w:r>
            <w:r w:rsidR="00206F71">
              <w:rPr>
                <w:noProof/>
                <w:webHidden/>
              </w:rPr>
              <w:instrText xml:space="preserve"> PAGEREF _Toc444535995 \h </w:instrText>
            </w:r>
            <w:r w:rsidR="00206F71">
              <w:rPr>
                <w:noProof/>
                <w:webHidden/>
              </w:rPr>
            </w:r>
            <w:r w:rsidR="00206F71">
              <w:rPr>
                <w:noProof/>
                <w:webHidden/>
              </w:rPr>
              <w:fldChar w:fldCharType="separate"/>
            </w:r>
            <w:r w:rsidR="00D912DE">
              <w:rPr>
                <w:noProof/>
                <w:webHidden/>
              </w:rPr>
              <w:t>10</w:t>
            </w:r>
            <w:r w:rsidR="00206F71">
              <w:rPr>
                <w:noProof/>
                <w:webHidden/>
              </w:rPr>
              <w:fldChar w:fldCharType="end"/>
            </w:r>
          </w:hyperlink>
        </w:p>
        <w:p w14:paraId="5F393D1C" w14:textId="77777777" w:rsidR="00206F71" w:rsidRDefault="00EA508E">
          <w:pPr>
            <w:pStyle w:val="TOC2"/>
            <w:tabs>
              <w:tab w:val="right" w:leader="dot" w:pos="9350"/>
            </w:tabs>
            <w:rPr>
              <w:rFonts w:eastAsiaTheme="minorEastAsia"/>
              <w:noProof/>
            </w:rPr>
          </w:pPr>
          <w:hyperlink w:anchor="_Toc444535996" w:history="1">
            <w:r w:rsidR="00206F71" w:rsidRPr="002A535A">
              <w:rPr>
                <w:rStyle w:val="Hyperlink"/>
                <w:noProof/>
              </w:rPr>
              <w:t>Genius ID – Learning about you</w:t>
            </w:r>
            <w:r w:rsidR="00206F71">
              <w:rPr>
                <w:noProof/>
                <w:webHidden/>
              </w:rPr>
              <w:tab/>
            </w:r>
            <w:r w:rsidR="00206F71">
              <w:rPr>
                <w:noProof/>
                <w:webHidden/>
              </w:rPr>
              <w:fldChar w:fldCharType="begin"/>
            </w:r>
            <w:r w:rsidR="00206F71">
              <w:rPr>
                <w:noProof/>
                <w:webHidden/>
              </w:rPr>
              <w:instrText xml:space="preserve"> PAGEREF _Toc444535996 \h </w:instrText>
            </w:r>
            <w:r w:rsidR="00206F71">
              <w:rPr>
                <w:noProof/>
                <w:webHidden/>
              </w:rPr>
            </w:r>
            <w:r w:rsidR="00206F71">
              <w:rPr>
                <w:noProof/>
                <w:webHidden/>
              </w:rPr>
              <w:fldChar w:fldCharType="separate"/>
            </w:r>
            <w:r w:rsidR="00D912DE">
              <w:rPr>
                <w:noProof/>
                <w:webHidden/>
              </w:rPr>
              <w:t>11</w:t>
            </w:r>
            <w:r w:rsidR="00206F71">
              <w:rPr>
                <w:noProof/>
                <w:webHidden/>
              </w:rPr>
              <w:fldChar w:fldCharType="end"/>
            </w:r>
          </w:hyperlink>
        </w:p>
        <w:p w14:paraId="31EA413A" w14:textId="77777777" w:rsidR="00206F71" w:rsidRDefault="00EA508E">
          <w:pPr>
            <w:pStyle w:val="TOC3"/>
            <w:tabs>
              <w:tab w:val="right" w:leader="dot" w:pos="9350"/>
            </w:tabs>
            <w:rPr>
              <w:rFonts w:eastAsiaTheme="minorEastAsia"/>
              <w:noProof/>
            </w:rPr>
          </w:pPr>
          <w:hyperlink w:anchor="_Toc444535997" w:history="1">
            <w:r w:rsidR="00206F71" w:rsidRPr="002A535A">
              <w:rPr>
                <w:rStyle w:val="Hyperlink"/>
                <w:noProof/>
              </w:rPr>
              <w:t>My Profile</w:t>
            </w:r>
            <w:r w:rsidR="00206F71">
              <w:rPr>
                <w:noProof/>
                <w:webHidden/>
              </w:rPr>
              <w:tab/>
            </w:r>
            <w:r w:rsidR="00206F71">
              <w:rPr>
                <w:noProof/>
                <w:webHidden/>
              </w:rPr>
              <w:fldChar w:fldCharType="begin"/>
            </w:r>
            <w:r w:rsidR="00206F71">
              <w:rPr>
                <w:noProof/>
                <w:webHidden/>
              </w:rPr>
              <w:instrText xml:space="preserve"> PAGEREF _Toc444535997 \h </w:instrText>
            </w:r>
            <w:r w:rsidR="00206F71">
              <w:rPr>
                <w:noProof/>
                <w:webHidden/>
              </w:rPr>
            </w:r>
            <w:r w:rsidR="00206F71">
              <w:rPr>
                <w:noProof/>
                <w:webHidden/>
              </w:rPr>
              <w:fldChar w:fldCharType="separate"/>
            </w:r>
            <w:r w:rsidR="00D912DE">
              <w:rPr>
                <w:noProof/>
                <w:webHidden/>
              </w:rPr>
              <w:t>12</w:t>
            </w:r>
            <w:r w:rsidR="00206F71">
              <w:rPr>
                <w:noProof/>
                <w:webHidden/>
              </w:rPr>
              <w:fldChar w:fldCharType="end"/>
            </w:r>
          </w:hyperlink>
        </w:p>
        <w:p w14:paraId="02D510B0" w14:textId="77777777" w:rsidR="00206F71" w:rsidRDefault="00EA508E">
          <w:pPr>
            <w:pStyle w:val="TOC3"/>
            <w:tabs>
              <w:tab w:val="right" w:leader="dot" w:pos="9350"/>
            </w:tabs>
            <w:rPr>
              <w:rFonts w:eastAsiaTheme="minorEastAsia"/>
              <w:noProof/>
            </w:rPr>
          </w:pPr>
          <w:hyperlink w:anchor="_Toc444535998" w:history="1">
            <w:r w:rsidR="00206F71" w:rsidRPr="002A535A">
              <w:rPr>
                <w:rStyle w:val="Hyperlink"/>
                <w:noProof/>
              </w:rPr>
              <w:t>My Headshot</w:t>
            </w:r>
            <w:r w:rsidR="00206F71">
              <w:rPr>
                <w:noProof/>
                <w:webHidden/>
              </w:rPr>
              <w:tab/>
            </w:r>
            <w:r w:rsidR="00206F71">
              <w:rPr>
                <w:noProof/>
                <w:webHidden/>
              </w:rPr>
              <w:fldChar w:fldCharType="begin"/>
            </w:r>
            <w:r w:rsidR="00206F71">
              <w:rPr>
                <w:noProof/>
                <w:webHidden/>
              </w:rPr>
              <w:instrText xml:space="preserve"> PAGEREF _Toc444535998 \h </w:instrText>
            </w:r>
            <w:r w:rsidR="00206F71">
              <w:rPr>
                <w:noProof/>
                <w:webHidden/>
              </w:rPr>
            </w:r>
            <w:r w:rsidR="00206F71">
              <w:rPr>
                <w:noProof/>
                <w:webHidden/>
              </w:rPr>
              <w:fldChar w:fldCharType="separate"/>
            </w:r>
            <w:r w:rsidR="00D912DE">
              <w:rPr>
                <w:noProof/>
                <w:webHidden/>
              </w:rPr>
              <w:t>13</w:t>
            </w:r>
            <w:r w:rsidR="00206F71">
              <w:rPr>
                <w:noProof/>
                <w:webHidden/>
              </w:rPr>
              <w:fldChar w:fldCharType="end"/>
            </w:r>
          </w:hyperlink>
        </w:p>
        <w:p w14:paraId="42EDCF68" w14:textId="77777777" w:rsidR="00206F71" w:rsidRDefault="00EA508E">
          <w:pPr>
            <w:pStyle w:val="TOC3"/>
            <w:tabs>
              <w:tab w:val="right" w:leader="dot" w:pos="9350"/>
            </w:tabs>
            <w:rPr>
              <w:rFonts w:eastAsiaTheme="minorEastAsia"/>
              <w:noProof/>
            </w:rPr>
          </w:pPr>
          <w:hyperlink w:anchor="_Toc444535999" w:history="1">
            <w:r w:rsidR="00206F71" w:rsidRPr="002A535A">
              <w:rPr>
                <w:rStyle w:val="Hyperlink"/>
                <w:noProof/>
              </w:rPr>
              <w:t>My Progress</w:t>
            </w:r>
            <w:r w:rsidR="00206F71">
              <w:rPr>
                <w:noProof/>
                <w:webHidden/>
              </w:rPr>
              <w:tab/>
            </w:r>
            <w:r w:rsidR="00206F71">
              <w:rPr>
                <w:noProof/>
                <w:webHidden/>
              </w:rPr>
              <w:fldChar w:fldCharType="begin"/>
            </w:r>
            <w:r w:rsidR="00206F71">
              <w:rPr>
                <w:noProof/>
                <w:webHidden/>
              </w:rPr>
              <w:instrText xml:space="preserve"> PAGEREF _Toc444535999 \h </w:instrText>
            </w:r>
            <w:r w:rsidR="00206F71">
              <w:rPr>
                <w:noProof/>
                <w:webHidden/>
              </w:rPr>
            </w:r>
            <w:r w:rsidR="00206F71">
              <w:rPr>
                <w:noProof/>
                <w:webHidden/>
              </w:rPr>
              <w:fldChar w:fldCharType="separate"/>
            </w:r>
            <w:r w:rsidR="00D912DE">
              <w:rPr>
                <w:noProof/>
                <w:webHidden/>
              </w:rPr>
              <w:t>14</w:t>
            </w:r>
            <w:r w:rsidR="00206F71">
              <w:rPr>
                <w:noProof/>
                <w:webHidden/>
              </w:rPr>
              <w:fldChar w:fldCharType="end"/>
            </w:r>
          </w:hyperlink>
        </w:p>
        <w:p w14:paraId="383AADB6" w14:textId="77777777" w:rsidR="00206F71" w:rsidRDefault="00EA508E">
          <w:pPr>
            <w:pStyle w:val="TOC2"/>
            <w:tabs>
              <w:tab w:val="right" w:leader="dot" w:pos="9350"/>
            </w:tabs>
            <w:rPr>
              <w:rFonts w:eastAsiaTheme="minorEastAsia"/>
              <w:noProof/>
            </w:rPr>
          </w:pPr>
          <w:hyperlink w:anchor="_Toc444536000" w:history="1">
            <w:r w:rsidR="00206F71" w:rsidRPr="002A535A">
              <w:rPr>
                <w:rStyle w:val="Hyperlink"/>
                <w:noProof/>
              </w:rPr>
              <w:t>Brain Games – Challenging your mind</w:t>
            </w:r>
            <w:r w:rsidR="00206F71">
              <w:rPr>
                <w:noProof/>
                <w:webHidden/>
              </w:rPr>
              <w:tab/>
            </w:r>
            <w:r w:rsidR="00206F71">
              <w:rPr>
                <w:noProof/>
                <w:webHidden/>
              </w:rPr>
              <w:fldChar w:fldCharType="begin"/>
            </w:r>
            <w:r w:rsidR="00206F71">
              <w:rPr>
                <w:noProof/>
                <w:webHidden/>
              </w:rPr>
              <w:instrText xml:space="preserve"> PAGEREF _Toc444536000 \h </w:instrText>
            </w:r>
            <w:r w:rsidR="00206F71">
              <w:rPr>
                <w:noProof/>
                <w:webHidden/>
              </w:rPr>
            </w:r>
            <w:r w:rsidR="00206F71">
              <w:rPr>
                <w:noProof/>
                <w:webHidden/>
              </w:rPr>
              <w:fldChar w:fldCharType="separate"/>
            </w:r>
            <w:r w:rsidR="00D912DE">
              <w:rPr>
                <w:noProof/>
                <w:webHidden/>
              </w:rPr>
              <w:t>16</w:t>
            </w:r>
            <w:r w:rsidR="00206F71">
              <w:rPr>
                <w:noProof/>
                <w:webHidden/>
              </w:rPr>
              <w:fldChar w:fldCharType="end"/>
            </w:r>
          </w:hyperlink>
        </w:p>
        <w:p w14:paraId="3E27034C" w14:textId="77777777" w:rsidR="00206F71" w:rsidRDefault="00EA508E">
          <w:pPr>
            <w:pStyle w:val="TOC3"/>
            <w:tabs>
              <w:tab w:val="right" w:leader="dot" w:pos="9350"/>
            </w:tabs>
            <w:rPr>
              <w:rFonts w:eastAsiaTheme="minorEastAsia"/>
              <w:noProof/>
            </w:rPr>
          </w:pPr>
          <w:hyperlink w:anchor="_Toc444536001" w:history="1">
            <w:r w:rsidR="00206F71" w:rsidRPr="002A535A">
              <w:rPr>
                <w:rStyle w:val="Hyperlink"/>
                <w:noProof/>
              </w:rPr>
              <w:t>Brain Game Option #1: Hidden Object</w:t>
            </w:r>
            <w:r w:rsidR="00206F71">
              <w:rPr>
                <w:noProof/>
                <w:webHidden/>
              </w:rPr>
              <w:tab/>
            </w:r>
            <w:r w:rsidR="00206F71">
              <w:rPr>
                <w:noProof/>
                <w:webHidden/>
              </w:rPr>
              <w:fldChar w:fldCharType="begin"/>
            </w:r>
            <w:r w:rsidR="00206F71">
              <w:rPr>
                <w:noProof/>
                <w:webHidden/>
              </w:rPr>
              <w:instrText xml:space="preserve"> PAGEREF _Toc444536001 \h </w:instrText>
            </w:r>
            <w:r w:rsidR="00206F71">
              <w:rPr>
                <w:noProof/>
                <w:webHidden/>
              </w:rPr>
            </w:r>
            <w:r w:rsidR="00206F71">
              <w:rPr>
                <w:noProof/>
                <w:webHidden/>
              </w:rPr>
              <w:fldChar w:fldCharType="separate"/>
            </w:r>
            <w:r w:rsidR="00D912DE">
              <w:rPr>
                <w:noProof/>
                <w:webHidden/>
              </w:rPr>
              <w:t>16</w:t>
            </w:r>
            <w:r w:rsidR="00206F71">
              <w:rPr>
                <w:noProof/>
                <w:webHidden/>
              </w:rPr>
              <w:fldChar w:fldCharType="end"/>
            </w:r>
          </w:hyperlink>
        </w:p>
        <w:p w14:paraId="79B64ED3" w14:textId="77777777" w:rsidR="00206F71" w:rsidRDefault="00EA508E">
          <w:pPr>
            <w:pStyle w:val="TOC3"/>
            <w:tabs>
              <w:tab w:val="right" w:leader="dot" w:pos="9350"/>
            </w:tabs>
            <w:rPr>
              <w:rFonts w:eastAsiaTheme="minorEastAsia"/>
              <w:noProof/>
            </w:rPr>
          </w:pPr>
          <w:hyperlink w:anchor="_Toc444536002" w:history="1">
            <w:r w:rsidR="00206F71" w:rsidRPr="002A535A">
              <w:rPr>
                <w:rStyle w:val="Hyperlink"/>
                <w:noProof/>
              </w:rPr>
              <w:t>Brain Game Option #2: Mag-Neato</w:t>
            </w:r>
            <w:r w:rsidR="00206F71">
              <w:rPr>
                <w:noProof/>
                <w:webHidden/>
              </w:rPr>
              <w:tab/>
            </w:r>
            <w:r w:rsidR="00206F71">
              <w:rPr>
                <w:noProof/>
                <w:webHidden/>
              </w:rPr>
              <w:fldChar w:fldCharType="begin"/>
            </w:r>
            <w:r w:rsidR="00206F71">
              <w:rPr>
                <w:noProof/>
                <w:webHidden/>
              </w:rPr>
              <w:instrText xml:space="preserve"> PAGEREF _Toc444536002 \h </w:instrText>
            </w:r>
            <w:r w:rsidR="00206F71">
              <w:rPr>
                <w:noProof/>
                <w:webHidden/>
              </w:rPr>
            </w:r>
            <w:r w:rsidR="00206F71">
              <w:rPr>
                <w:noProof/>
                <w:webHidden/>
              </w:rPr>
              <w:fldChar w:fldCharType="separate"/>
            </w:r>
            <w:r w:rsidR="00D912DE">
              <w:rPr>
                <w:noProof/>
                <w:webHidden/>
              </w:rPr>
              <w:t>17</w:t>
            </w:r>
            <w:r w:rsidR="00206F71">
              <w:rPr>
                <w:noProof/>
                <w:webHidden/>
              </w:rPr>
              <w:fldChar w:fldCharType="end"/>
            </w:r>
          </w:hyperlink>
        </w:p>
        <w:p w14:paraId="61FAFB26" w14:textId="77777777" w:rsidR="00206F71" w:rsidRDefault="00EA508E">
          <w:pPr>
            <w:pStyle w:val="TOC3"/>
            <w:tabs>
              <w:tab w:val="right" w:leader="dot" w:pos="9350"/>
            </w:tabs>
            <w:rPr>
              <w:rFonts w:eastAsiaTheme="minorEastAsia"/>
              <w:noProof/>
            </w:rPr>
          </w:pPr>
          <w:hyperlink w:anchor="_Toc444536003" w:history="1">
            <w:r w:rsidR="00206F71" w:rsidRPr="002A535A">
              <w:rPr>
                <w:rStyle w:val="Hyperlink"/>
                <w:noProof/>
              </w:rPr>
              <w:t>Brain Game Option #3: Massamatics</w:t>
            </w:r>
            <w:r w:rsidR="00206F71">
              <w:rPr>
                <w:noProof/>
                <w:webHidden/>
              </w:rPr>
              <w:tab/>
            </w:r>
            <w:r w:rsidR="00206F71">
              <w:rPr>
                <w:noProof/>
                <w:webHidden/>
              </w:rPr>
              <w:fldChar w:fldCharType="begin"/>
            </w:r>
            <w:r w:rsidR="00206F71">
              <w:rPr>
                <w:noProof/>
                <w:webHidden/>
              </w:rPr>
              <w:instrText xml:space="preserve"> PAGEREF _Toc444536003 \h </w:instrText>
            </w:r>
            <w:r w:rsidR="00206F71">
              <w:rPr>
                <w:noProof/>
                <w:webHidden/>
              </w:rPr>
            </w:r>
            <w:r w:rsidR="00206F71">
              <w:rPr>
                <w:noProof/>
                <w:webHidden/>
              </w:rPr>
              <w:fldChar w:fldCharType="separate"/>
            </w:r>
            <w:r w:rsidR="00D912DE">
              <w:rPr>
                <w:noProof/>
                <w:webHidden/>
              </w:rPr>
              <w:t>18</w:t>
            </w:r>
            <w:r w:rsidR="00206F71">
              <w:rPr>
                <w:noProof/>
                <w:webHidden/>
              </w:rPr>
              <w:fldChar w:fldCharType="end"/>
            </w:r>
          </w:hyperlink>
        </w:p>
        <w:p w14:paraId="7481BC70" w14:textId="77777777" w:rsidR="00206F71" w:rsidRDefault="00EA508E">
          <w:pPr>
            <w:pStyle w:val="TOC3"/>
            <w:tabs>
              <w:tab w:val="right" w:leader="dot" w:pos="9350"/>
            </w:tabs>
            <w:rPr>
              <w:rFonts w:eastAsiaTheme="minorEastAsia"/>
              <w:noProof/>
            </w:rPr>
          </w:pPr>
          <w:hyperlink w:anchor="_Toc444536004" w:history="1">
            <w:r w:rsidR="00206F71" w:rsidRPr="002A535A">
              <w:rPr>
                <w:rStyle w:val="Hyperlink"/>
                <w:noProof/>
              </w:rPr>
              <w:t>Brain Game Option #4: Threes</w:t>
            </w:r>
            <w:r w:rsidR="00206F71">
              <w:rPr>
                <w:noProof/>
                <w:webHidden/>
              </w:rPr>
              <w:tab/>
            </w:r>
            <w:r w:rsidR="00206F71">
              <w:rPr>
                <w:noProof/>
                <w:webHidden/>
              </w:rPr>
              <w:fldChar w:fldCharType="begin"/>
            </w:r>
            <w:r w:rsidR="00206F71">
              <w:rPr>
                <w:noProof/>
                <w:webHidden/>
              </w:rPr>
              <w:instrText xml:space="preserve"> PAGEREF _Toc444536004 \h </w:instrText>
            </w:r>
            <w:r w:rsidR="00206F71">
              <w:rPr>
                <w:noProof/>
                <w:webHidden/>
              </w:rPr>
            </w:r>
            <w:r w:rsidR="00206F71">
              <w:rPr>
                <w:noProof/>
                <w:webHidden/>
              </w:rPr>
              <w:fldChar w:fldCharType="separate"/>
            </w:r>
            <w:r w:rsidR="00D912DE">
              <w:rPr>
                <w:noProof/>
                <w:webHidden/>
              </w:rPr>
              <w:t>19</w:t>
            </w:r>
            <w:r w:rsidR="00206F71">
              <w:rPr>
                <w:noProof/>
                <w:webHidden/>
              </w:rPr>
              <w:fldChar w:fldCharType="end"/>
            </w:r>
          </w:hyperlink>
        </w:p>
        <w:p w14:paraId="30271A83" w14:textId="77777777" w:rsidR="00206F71" w:rsidRDefault="00EA508E">
          <w:pPr>
            <w:pStyle w:val="TOC3"/>
            <w:tabs>
              <w:tab w:val="right" w:leader="dot" w:pos="9350"/>
            </w:tabs>
            <w:rPr>
              <w:rFonts w:eastAsiaTheme="minorEastAsia"/>
              <w:noProof/>
            </w:rPr>
          </w:pPr>
          <w:hyperlink w:anchor="_Toc444536005" w:history="1">
            <w:r w:rsidR="00206F71" w:rsidRPr="002A535A">
              <w:rPr>
                <w:rStyle w:val="Hyperlink"/>
                <w:noProof/>
              </w:rPr>
              <w:t>Brain Game Option #5: Did you NO?</w:t>
            </w:r>
            <w:r w:rsidR="00206F71">
              <w:rPr>
                <w:noProof/>
                <w:webHidden/>
              </w:rPr>
              <w:tab/>
            </w:r>
            <w:r w:rsidR="00206F71">
              <w:rPr>
                <w:noProof/>
                <w:webHidden/>
              </w:rPr>
              <w:fldChar w:fldCharType="begin"/>
            </w:r>
            <w:r w:rsidR="00206F71">
              <w:rPr>
                <w:noProof/>
                <w:webHidden/>
              </w:rPr>
              <w:instrText xml:space="preserve"> PAGEREF _Toc444536005 \h </w:instrText>
            </w:r>
            <w:r w:rsidR="00206F71">
              <w:rPr>
                <w:noProof/>
                <w:webHidden/>
              </w:rPr>
            </w:r>
            <w:r w:rsidR="00206F71">
              <w:rPr>
                <w:noProof/>
                <w:webHidden/>
              </w:rPr>
              <w:fldChar w:fldCharType="separate"/>
            </w:r>
            <w:r w:rsidR="00D912DE">
              <w:rPr>
                <w:noProof/>
                <w:webHidden/>
              </w:rPr>
              <w:t>20</w:t>
            </w:r>
            <w:r w:rsidR="00206F71">
              <w:rPr>
                <w:noProof/>
                <w:webHidden/>
              </w:rPr>
              <w:fldChar w:fldCharType="end"/>
            </w:r>
          </w:hyperlink>
        </w:p>
        <w:p w14:paraId="6730D6F3" w14:textId="77777777" w:rsidR="00206F71" w:rsidRDefault="00EA508E">
          <w:pPr>
            <w:pStyle w:val="TOC2"/>
            <w:tabs>
              <w:tab w:val="right" w:leader="dot" w:pos="9350"/>
            </w:tabs>
            <w:rPr>
              <w:rFonts w:eastAsiaTheme="minorEastAsia"/>
              <w:noProof/>
            </w:rPr>
          </w:pPr>
          <w:hyperlink w:anchor="_Toc444536006" w:history="1">
            <w:r w:rsidR="00206F71" w:rsidRPr="002A535A">
              <w:rPr>
                <w:rStyle w:val="Hyperlink"/>
                <w:noProof/>
              </w:rPr>
              <w:t>Pi Chart – Scheduling Daily Activities</w:t>
            </w:r>
            <w:r w:rsidR="00206F71">
              <w:rPr>
                <w:noProof/>
                <w:webHidden/>
              </w:rPr>
              <w:tab/>
            </w:r>
            <w:r w:rsidR="00206F71">
              <w:rPr>
                <w:noProof/>
                <w:webHidden/>
              </w:rPr>
              <w:fldChar w:fldCharType="begin"/>
            </w:r>
            <w:r w:rsidR="00206F71">
              <w:rPr>
                <w:noProof/>
                <w:webHidden/>
              </w:rPr>
              <w:instrText xml:space="preserve"> PAGEREF _Toc444536006 \h </w:instrText>
            </w:r>
            <w:r w:rsidR="00206F71">
              <w:rPr>
                <w:noProof/>
                <w:webHidden/>
              </w:rPr>
            </w:r>
            <w:r w:rsidR="00206F71">
              <w:rPr>
                <w:noProof/>
                <w:webHidden/>
              </w:rPr>
              <w:fldChar w:fldCharType="separate"/>
            </w:r>
            <w:r w:rsidR="00D912DE">
              <w:rPr>
                <w:noProof/>
                <w:webHidden/>
              </w:rPr>
              <w:t>21</w:t>
            </w:r>
            <w:r w:rsidR="00206F71">
              <w:rPr>
                <w:noProof/>
                <w:webHidden/>
              </w:rPr>
              <w:fldChar w:fldCharType="end"/>
            </w:r>
          </w:hyperlink>
        </w:p>
        <w:p w14:paraId="57B30D6E" w14:textId="77777777" w:rsidR="00206F71" w:rsidRDefault="00EA508E">
          <w:pPr>
            <w:pStyle w:val="TOC2"/>
            <w:tabs>
              <w:tab w:val="right" w:leader="dot" w:pos="9350"/>
            </w:tabs>
            <w:rPr>
              <w:rFonts w:eastAsiaTheme="minorEastAsia"/>
              <w:noProof/>
            </w:rPr>
          </w:pPr>
          <w:hyperlink w:anchor="_Toc444536007" w:history="1">
            <w:r w:rsidR="00206F71" w:rsidRPr="002A535A">
              <w:rPr>
                <w:rStyle w:val="Hyperlink"/>
                <w:noProof/>
              </w:rPr>
              <w:t>Digital Lab Experiments – Combining Imagination and Science</w:t>
            </w:r>
            <w:r w:rsidR="00206F71">
              <w:rPr>
                <w:noProof/>
                <w:webHidden/>
              </w:rPr>
              <w:tab/>
            </w:r>
            <w:r w:rsidR="00206F71">
              <w:rPr>
                <w:noProof/>
                <w:webHidden/>
              </w:rPr>
              <w:fldChar w:fldCharType="begin"/>
            </w:r>
            <w:r w:rsidR="00206F71">
              <w:rPr>
                <w:noProof/>
                <w:webHidden/>
              </w:rPr>
              <w:instrText xml:space="preserve"> PAGEREF _Toc444536007 \h </w:instrText>
            </w:r>
            <w:r w:rsidR="00206F71">
              <w:rPr>
                <w:noProof/>
                <w:webHidden/>
              </w:rPr>
            </w:r>
            <w:r w:rsidR="00206F71">
              <w:rPr>
                <w:noProof/>
                <w:webHidden/>
              </w:rPr>
              <w:fldChar w:fldCharType="separate"/>
            </w:r>
            <w:r w:rsidR="00D912DE">
              <w:rPr>
                <w:noProof/>
                <w:webHidden/>
              </w:rPr>
              <w:t>23</w:t>
            </w:r>
            <w:r w:rsidR="00206F71">
              <w:rPr>
                <w:noProof/>
                <w:webHidden/>
              </w:rPr>
              <w:fldChar w:fldCharType="end"/>
            </w:r>
          </w:hyperlink>
        </w:p>
        <w:p w14:paraId="0B17170C" w14:textId="77777777" w:rsidR="00206F71" w:rsidRDefault="00EA508E">
          <w:pPr>
            <w:pStyle w:val="TOC3"/>
            <w:tabs>
              <w:tab w:val="right" w:leader="dot" w:pos="9350"/>
            </w:tabs>
            <w:rPr>
              <w:rFonts w:eastAsiaTheme="minorEastAsia"/>
              <w:noProof/>
            </w:rPr>
          </w:pPr>
          <w:hyperlink w:anchor="_Toc444536008" w:history="1">
            <w:r w:rsidR="00206F71" w:rsidRPr="002A535A">
              <w:rPr>
                <w:rStyle w:val="Hyperlink"/>
                <w:noProof/>
              </w:rPr>
              <w:t>Gravity</w:t>
            </w:r>
            <w:r w:rsidR="00206F71">
              <w:rPr>
                <w:noProof/>
                <w:webHidden/>
              </w:rPr>
              <w:tab/>
            </w:r>
            <w:r w:rsidR="00206F71">
              <w:rPr>
                <w:noProof/>
                <w:webHidden/>
              </w:rPr>
              <w:fldChar w:fldCharType="begin"/>
            </w:r>
            <w:r w:rsidR="00206F71">
              <w:rPr>
                <w:noProof/>
                <w:webHidden/>
              </w:rPr>
              <w:instrText xml:space="preserve"> PAGEREF _Toc444536008 \h </w:instrText>
            </w:r>
            <w:r w:rsidR="00206F71">
              <w:rPr>
                <w:noProof/>
                <w:webHidden/>
              </w:rPr>
            </w:r>
            <w:r w:rsidR="00206F71">
              <w:rPr>
                <w:noProof/>
                <w:webHidden/>
              </w:rPr>
              <w:fldChar w:fldCharType="separate"/>
            </w:r>
            <w:r w:rsidR="00D912DE">
              <w:rPr>
                <w:noProof/>
                <w:webHidden/>
              </w:rPr>
              <w:t>23</w:t>
            </w:r>
            <w:r w:rsidR="00206F71">
              <w:rPr>
                <w:noProof/>
                <w:webHidden/>
              </w:rPr>
              <w:fldChar w:fldCharType="end"/>
            </w:r>
          </w:hyperlink>
        </w:p>
        <w:p w14:paraId="0FDBD1EC" w14:textId="77777777" w:rsidR="00206F71" w:rsidRDefault="00EA508E">
          <w:pPr>
            <w:pStyle w:val="TOC2"/>
            <w:tabs>
              <w:tab w:val="right" w:leader="dot" w:pos="9350"/>
            </w:tabs>
            <w:rPr>
              <w:rFonts w:eastAsiaTheme="minorEastAsia"/>
              <w:noProof/>
            </w:rPr>
          </w:pPr>
          <w:hyperlink w:anchor="_Toc444536009" w:history="1">
            <w:r w:rsidR="00206F71" w:rsidRPr="002A535A">
              <w:rPr>
                <w:rStyle w:val="Hyperlink"/>
                <w:noProof/>
              </w:rPr>
              <w:t>Research Files – Learning from the Master</w:t>
            </w:r>
            <w:r w:rsidR="00206F71">
              <w:rPr>
                <w:noProof/>
                <w:webHidden/>
              </w:rPr>
              <w:tab/>
            </w:r>
            <w:r w:rsidR="00206F71">
              <w:rPr>
                <w:noProof/>
                <w:webHidden/>
              </w:rPr>
              <w:fldChar w:fldCharType="begin"/>
            </w:r>
            <w:r w:rsidR="00206F71">
              <w:rPr>
                <w:noProof/>
                <w:webHidden/>
              </w:rPr>
              <w:instrText xml:space="preserve"> PAGEREF _Toc444536009 \h </w:instrText>
            </w:r>
            <w:r w:rsidR="00206F71">
              <w:rPr>
                <w:noProof/>
                <w:webHidden/>
              </w:rPr>
            </w:r>
            <w:r w:rsidR="00206F71">
              <w:rPr>
                <w:noProof/>
                <w:webHidden/>
              </w:rPr>
              <w:fldChar w:fldCharType="separate"/>
            </w:r>
            <w:r w:rsidR="00D912DE">
              <w:rPr>
                <w:noProof/>
                <w:webHidden/>
              </w:rPr>
              <w:t>24</w:t>
            </w:r>
            <w:r w:rsidR="00206F71">
              <w:rPr>
                <w:noProof/>
                <w:webHidden/>
              </w:rPr>
              <w:fldChar w:fldCharType="end"/>
            </w:r>
          </w:hyperlink>
        </w:p>
        <w:p w14:paraId="7F1104CD" w14:textId="77777777" w:rsidR="00206F71" w:rsidRDefault="00EA508E">
          <w:pPr>
            <w:pStyle w:val="TOC1"/>
            <w:tabs>
              <w:tab w:val="right" w:leader="dot" w:pos="9350"/>
            </w:tabs>
            <w:rPr>
              <w:rFonts w:eastAsiaTheme="minorEastAsia"/>
              <w:noProof/>
            </w:rPr>
          </w:pPr>
          <w:hyperlink w:anchor="_Toc444536010" w:history="1">
            <w:r w:rsidR="00206F71" w:rsidRPr="002A535A">
              <w:rPr>
                <w:rStyle w:val="Hyperlink"/>
                <w:noProof/>
              </w:rPr>
              <w:t>DIALOG/FLOW 1 – Connecting Einstein</w:t>
            </w:r>
            <w:r w:rsidR="00206F71">
              <w:rPr>
                <w:noProof/>
                <w:webHidden/>
              </w:rPr>
              <w:tab/>
            </w:r>
            <w:r w:rsidR="00206F71">
              <w:rPr>
                <w:noProof/>
                <w:webHidden/>
              </w:rPr>
              <w:fldChar w:fldCharType="begin"/>
            </w:r>
            <w:r w:rsidR="00206F71">
              <w:rPr>
                <w:noProof/>
                <w:webHidden/>
              </w:rPr>
              <w:instrText xml:space="preserve"> PAGEREF _Toc444536010 \h </w:instrText>
            </w:r>
            <w:r w:rsidR="00206F71">
              <w:rPr>
                <w:noProof/>
                <w:webHidden/>
              </w:rPr>
            </w:r>
            <w:r w:rsidR="00206F71">
              <w:rPr>
                <w:noProof/>
                <w:webHidden/>
              </w:rPr>
              <w:fldChar w:fldCharType="separate"/>
            </w:r>
            <w:r w:rsidR="00D912DE">
              <w:rPr>
                <w:noProof/>
                <w:webHidden/>
              </w:rPr>
              <w:t>26</w:t>
            </w:r>
            <w:r w:rsidR="00206F71">
              <w:rPr>
                <w:noProof/>
                <w:webHidden/>
              </w:rPr>
              <w:fldChar w:fldCharType="end"/>
            </w:r>
          </w:hyperlink>
        </w:p>
        <w:p w14:paraId="78853CF4" w14:textId="544F29BF" w:rsidR="00823D51" w:rsidRDefault="00823D51">
          <w:r>
            <w:rPr>
              <w:b/>
              <w:bCs/>
              <w:noProof/>
            </w:rPr>
            <w:fldChar w:fldCharType="end"/>
          </w:r>
        </w:p>
      </w:sdtContent>
    </w:sdt>
    <w:p w14:paraId="446F83E8" w14:textId="77777777" w:rsidR="00823D51" w:rsidRDefault="00823D51" w:rsidP="00757D1E"/>
    <w:p w14:paraId="226EB885" w14:textId="77777777" w:rsidR="002B36F8" w:rsidRDefault="002B36F8" w:rsidP="00757D1E"/>
    <w:p w14:paraId="5FC8AEDA" w14:textId="77777777" w:rsidR="002B36F8" w:rsidRDefault="002B36F8">
      <w:r>
        <w:br w:type="page"/>
      </w:r>
    </w:p>
    <w:p w14:paraId="447186F6" w14:textId="77777777" w:rsidR="00D27002" w:rsidRDefault="00D27002" w:rsidP="00D27002">
      <w:pPr>
        <w:pStyle w:val="Heading1"/>
        <w:jc w:val="center"/>
      </w:pPr>
    </w:p>
    <w:p w14:paraId="5E9FA90C" w14:textId="42BC14AA" w:rsidR="009C5590" w:rsidRDefault="009C5590" w:rsidP="00FA5A04">
      <w:r>
        <w:rPr>
          <w:noProof/>
        </w:rPr>
        <w:drawing>
          <wp:inline distT="0" distB="0" distL="0" distR="0" wp14:anchorId="4E1BCA8E" wp14:editId="576B1972">
            <wp:extent cx="5318240" cy="1019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nstein_title.png"/>
                    <pic:cNvPicPr/>
                  </pic:nvPicPr>
                  <pic:blipFill>
                    <a:blip r:embed="rId9">
                      <a:extLst>
                        <a:ext uri="{28A0092B-C50C-407E-A947-70E740481C1C}">
                          <a14:useLocalDpi xmlns:a14="http://schemas.microsoft.com/office/drawing/2010/main" val="0"/>
                        </a:ext>
                      </a:extLst>
                    </a:blip>
                    <a:stretch>
                      <a:fillRect/>
                    </a:stretch>
                  </pic:blipFill>
                  <pic:spPr>
                    <a:xfrm>
                      <a:off x="0" y="0"/>
                      <a:ext cx="5318240" cy="1019175"/>
                    </a:xfrm>
                    <a:prstGeom prst="rect">
                      <a:avLst/>
                    </a:prstGeom>
                  </pic:spPr>
                </pic:pic>
              </a:graphicData>
            </a:graphic>
          </wp:inline>
        </w:drawing>
      </w:r>
    </w:p>
    <w:p w14:paraId="65592C17" w14:textId="464C7FAF" w:rsidR="002B36F8" w:rsidRDefault="002B36F8" w:rsidP="002B36F8">
      <w:pPr>
        <w:pStyle w:val="Heading1"/>
      </w:pPr>
      <w:bookmarkStart w:id="0" w:name="_Toc444535978"/>
      <w:r>
        <w:t>Concept</w:t>
      </w:r>
      <w:r w:rsidR="00DA2E8E">
        <w:t xml:space="preserve"> and Functionality</w:t>
      </w:r>
      <w:bookmarkEnd w:id="0"/>
    </w:p>
    <w:p w14:paraId="79A93EB2" w14:textId="77777777" w:rsidR="001424A2" w:rsidRDefault="001424A2" w:rsidP="00757D1E"/>
    <w:p w14:paraId="14E17654" w14:textId="400D7CCC" w:rsidR="001424A2" w:rsidRPr="006B0D41" w:rsidRDefault="001424A2" w:rsidP="001424A2">
      <w:pPr>
        <w:rPr>
          <w:b/>
          <w:i/>
        </w:rPr>
      </w:pPr>
      <w:r w:rsidRPr="006B0D41">
        <w:rPr>
          <w:b/>
          <w:i/>
        </w:rPr>
        <w:t>The intellect of the 20</w:t>
      </w:r>
      <w:r w:rsidRPr="006B0D41">
        <w:rPr>
          <w:b/>
          <w:i/>
          <w:vertAlign w:val="superscript"/>
        </w:rPr>
        <w:t>th</w:t>
      </w:r>
      <w:r w:rsidRPr="006B0D41">
        <w:rPr>
          <w:b/>
          <w:i/>
        </w:rPr>
        <w:t xml:space="preserve"> century’s most well known scientific genius has been downloaded into a twelve- inch tall robotic body and is looking for </w:t>
      </w:r>
      <w:r w:rsidR="00FA62A4" w:rsidRPr="006B0D41">
        <w:rPr>
          <w:b/>
          <w:i/>
        </w:rPr>
        <w:t>a worthy</w:t>
      </w:r>
      <w:r w:rsidRPr="006B0D41">
        <w:rPr>
          <w:b/>
          <w:i/>
        </w:rPr>
        <w:t xml:space="preserve"> assistant</w:t>
      </w:r>
      <w:r w:rsidR="00FA62A4" w:rsidRPr="006B0D41">
        <w:rPr>
          <w:b/>
          <w:i/>
        </w:rPr>
        <w:t xml:space="preserve"> and companion</w:t>
      </w:r>
      <w:r w:rsidRPr="006B0D41">
        <w:rPr>
          <w:b/>
          <w:i/>
        </w:rPr>
        <w:t xml:space="preserve"> to pass on his knowledge and insight. Lucky you!</w:t>
      </w:r>
    </w:p>
    <w:p w14:paraId="6CD72633" w14:textId="77777777" w:rsidR="001424A2" w:rsidRDefault="001424A2" w:rsidP="00757D1E"/>
    <w:p w14:paraId="7F4656FB" w14:textId="67E450EA" w:rsidR="00B92699" w:rsidRDefault="00823D51" w:rsidP="00757D1E">
      <w:r>
        <w:t xml:space="preserve">Einstein is an interactive, connected toy </w:t>
      </w:r>
      <w:r w:rsidR="002B36F8">
        <w:t>containing</w:t>
      </w:r>
      <w:r>
        <w:t xml:space="preserve"> </w:t>
      </w:r>
      <w:r w:rsidR="002B36F8">
        <w:t xml:space="preserve">light robotics and featuring </w:t>
      </w:r>
      <w:r>
        <w:t>experiences that fo</w:t>
      </w:r>
      <w:r w:rsidR="002B36F8">
        <w:t xml:space="preserve">cus on imagination, personalization and </w:t>
      </w:r>
      <w:r w:rsidR="008057CF">
        <w:t>entertaining science-based topics</w:t>
      </w:r>
      <w:r w:rsidR="00B92699">
        <w:t>. As the user’s constant</w:t>
      </w:r>
      <w:r w:rsidR="00B4277D">
        <w:t xml:space="preserve"> companion, Einstein will teach, </w:t>
      </w:r>
      <w:r w:rsidR="00B92699">
        <w:t>play</w:t>
      </w:r>
      <w:r w:rsidR="00B4277D">
        <w:t xml:space="preserve"> and amuse</w:t>
      </w:r>
      <w:r w:rsidR="00B92699">
        <w:t xml:space="preserve"> via an </w:t>
      </w:r>
      <w:r w:rsidR="00FA62A4">
        <w:t>expandable</w:t>
      </w:r>
      <w:r w:rsidR="00B92699">
        <w:t xml:space="preserve"> library of activities</w:t>
      </w:r>
      <w:r w:rsidR="00B4277D">
        <w:t xml:space="preserve"> and interactions</w:t>
      </w:r>
      <w:r w:rsidR="00B92699">
        <w:t>.</w:t>
      </w:r>
    </w:p>
    <w:p w14:paraId="175A4975" w14:textId="3098CDF4" w:rsidR="00FA62A4" w:rsidRDefault="00FA62A4" w:rsidP="00A22F5A">
      <w:pPr>
        <w:ind w:firstLine="720"/>
      </w:pPr>
      <w:r>
        <w:t xml:space="preserve">The Einstein doll employs </w:t>
      </w:r>
      <w:proofErr w:type="spellStart"/>
      <w:r w:rsidR="00DA5734">
        <w:t>miniturized</w:t>
      </w:r>
      <w:proofErr w:type="spellEnd"/>
      <w:r>
        <w:t xml:space="preserve"> robotics to display facial expressions during speech and </w:t>
      </w:r>
      <w:r w:rsidR="00A22F5A">
        <w:t>limited, bi-pedal mobility</w:t>
      </w:r>
      <w:proofErr w:type="gramStart"/>
      <w:r w:rsidR="00A22F5A">
        <w:t>;</w:t>
      </w:r>
      <w:proofErr w:type="gramEnd"/>
      <w:r w:rsidR="00A22F5A">
        <w:t xml:space="preserve"> while a</w:t>
      </w:r>
      <w:r>
        <w:t xml:space="preserve"> text to speech system allows extensive and expansive dialog</w:t>
      </w:r>
      <w:r w:rsidR="00A22F5A">
        <w:t xml:space="preserve"> including multi-path conversation</w:t>
      </w:r>
      <w:r w:rsidR="003D2B64">
        <w:t>.</w:t>
      </w:r>
    </w:p>
    <w:p w14:paraId="73C5B6BB" w14:textId="514B48FE" w:rsidR="007D5A3C" w:rsidRPr="00FC3458" w:rsidRDefault="007D5A3C" w:rsidP="00DA2E8E">
      <w:pPr>
        <w:pStyle w:val="Heading2"/>
      </w:pPr>
      <w:bookmarkStart w:id="1" w:name="_Toc444535979"/>
      <w:r w:rsidRPr="00FC3458">
        <w:t>Meta concept</w:t>
      </w:r>
      <w:r w:rsidR="00957EC5">
        <w:t>, tone</w:t>
      </w:r>
      <w:r w:rsidRPr="00FC3458">
        <w:t xml:space="preserve"> and </w:t>
      </w:r>
      <w:r w:rsidR="00957EC5" w:rsidRPr="00FC3458">
        <w:t>theming</w:t>
      </w:r>
      <w:bookmarkEnd w:id="1"/>
    </w:p>
    <w:p w14:paraId="624771E7" w14:textId="77777777" w:rsidR="00C0264A" w:rsidRDefault="00C0264A" w:rsidP="00C0264A">
      <w:pPr>
        <w:rPr>
          <w:ins w:id="2" w:author="nick ingeneri" w:date="2016-02-29T11:39:00Z"/>
        </w:rPr>
      </w:pPr>
      <w:ins w:id="3" w:author="nick ingeneri" w:date="2016-02-29T11:39:00Z">
        <w:r>
          <w:t>The meta-concept behind the Einstein robot is that the genius of Einstein has been downloaded into a robotic companion, and that you (the user) will become his protégé as he trains you to become the 21</w:t>
        </w:r>
        <w:r w:rsidRPr="0035302A">
          <w:rPr>
            <w:vertAlign w:val="superscript"/>
          </w:rPr>
          <w:t>st</w:t>
        </w:r>
        <w:r>
          <w:t xml:space="preserve"> century’s foremost genius. Hey, everyone needs a goal! </w:t>
        </w:r>
        <w:r>
          <w:tab/>
        </w:r>
      </w:ins>
    </w:p>
    <w:p w14:paraId="69E997B6" w14:textId="77777777" w:rsidR="00C0264A" w:rsidRDefault="00C0264A" w:rsidP="00C0264A">
      <w:pPr>
        <w:ind w:firstLine="720"/>
        <w:rPr>
          <w:ins w:id="4" w:author="nick ingeneri" w:date="2016-02-29T11:39:00Z"/>
        </w:rPr>
      </w:pPr>
      <w:ins w:id="5" w:author="nick ingeneri" w:date="2016-02-29T11:39:00Z">
        <w:r>
          <w:t>Like the man himself, activities with Einstein are often knowledge-based, but always driven by humor and imagination. For the purpose of playfulness and fun, Einstein will appear to have an understanding that his intellect has been placed into a small robot. This will allow us to generate humorous scenarios and dialog.</w:t>
        </w:r>
      </w:ins>
    </w:p>
    <w:p w14:paraId="7E0234C6" w14:textId="77777777" w:rsidR="0035302A" w:rsidRDefault="0035302A" w:rsidP="007D5A3C"/>
    <w:p w14:paraId="41DC07BD" w14:textId="77777777" w:rsidR="002B0F6A" w:rsidRDefault="002B0F6A" w:rsidP="007D5A3C"/>
    <w:p w14:paraId="7E023451" w14:textId="359E10C5" w:rsidR="002B0F6A" w:rsidRDefault="002B0F6A" w:rsidP="002B0F6A">
      <w:pPr>
        <w:pStyle w:val="Heading2"/>
      </w:pPr>
      <w:bookmarkStart w:id="6" w:name="_Toc444535980"/>
      <w:r>
        <w:t>Conversation and Dialog</w:t>
      </w:r>
      <w:bookmarkEnd w:id="6"/>
    </w:p>
    <w:p w14:paraId="72B7FBA1" w14:textId="77777777" w:rsidR="002B0F6A" w:rsidRDefault="002B0F6A" w:rsidP="002B0F6A">
      <w:r>
        <w:t xml:space="preserve">Einstein will do a lot of talking in his recognizable, </w:t>
      </w:r>
      <w:proofErr w:type="spellStart"/>
      <w:r>
        <w:t>german</w:t>
      </w:r>
      <w:proofErr w:type="spellEnd"/>
      <w:r>
        <w:t xml:space="preserve"> accent. </w:t>
      </w:r>
    </w:p>
    <w:p w14:paraId="173D4DD2" w14:textId="77777777" w:rsidR="002B0F6A" w:rsidRDefault="002B0F6A" w:rsidP="002B0F6A">
      <w:pPr>
        <w:rPr>
          <w:color w:val="FFFFFF" w:themeColor="background1"/>
        </w:rPr>
      </w:pPr>
    </w:p>
    <w:p w14:paraId="25DF2E5C" w14:textId="77777777" w:rsidR="002B0F6A" w:rsidRDefault="002B0F6A" w:rsidP="002B0F6A">
      <w:r>
        <w:t xml:space="preserve">A great reference for Einstein’s voice can be found here: </w:t>
      </w:r>
      <w:hyperlink r:id="rId10" w:history="1">
        <w:r w:rsidRPr="0017192F">
          <w:rPr>
            <w:rStyle w:val="Hyperlink"/>
          </w:rPr>
          <w:t>https://www.youtube.com/watch?v=OamFZCFfQkg</w:t>
        </w:r>
      </w:hyperlink>
    </w:p>
    <w:p w14:paraId="3121A4B2" w14:textId="77777777" w:rsidR="002B0F6A" w:rsidRDefault="002B0F6A" w:rsidP="007D5A3C"/>
    <w:p w14:paraId="37E45F8C" w14:textId="77777777" w:rsidR="007D5A3C" w:rsidRDefault="007D5A3C" w:rsidP="007D5A3C">
      <w:pPr>
        <w:ind w:firstLine="720"/>
      </w:pPr>
      <w:r>
        <w:t>The general tone of Einstein’s conversation with the user will be light-hearted and playful, as in this sample dialog:</w:t>
      </w:r>
    </w:p>
    <w:p w14:paraId="4F325B12" w14:textId="77777777" w:rsidR="007D5A3C" w:rsidRDefault="007D5A3C" w:rsidP="007D5A3C"/>
    <w:p w14:paraId="34CF377C" w14:textId="016A3675" w:rsidR="007D5A3C" w:rsidRDefault="007D5A3C" w:rsidP="002B0F6A">
      <w:pPr>
        <w:ind w:left="1440" w:right="1530"/>
        <w:rPr>
          <w:sz w:val="22"/>
          <w:szCs w:val="22"/>
        </w:rPr>
      </w:pPr>
      <w:r>
        <w:rPr>
          <w:sz w:val="22"/>
          <w:szCs w:val="22"/>
        </w:rPr>
        <w:t>EINSTEIN</w:t>
      </w:r>
      <w:r>
        <w:rPr>
          <w:sz w:val="22"/>
          <w:szCs w:val="22"/>
        </w:rPr>
        <w:br/>
      </w:r>
      <w:r w:rsidRPr="003715E9">
        <w:rPr>
          <w:sz w:val="22"/>
          <w:szCs w:val="22"/>
        </w:rPr>
        <w:t>Ooh-</w:t>
      </w:r>
      <w:proofErr w:type="spellStart"/>
      <w:r w:rsidRPr="003715E9">
        <w:rPr>
          <w:sz w:val="22"/>
          <w:szCs w:val="22"/>
        </w:rPr>
        <w:t>hoo</w:t>
      </w:r>
      <w:proofErr w:type="spellEnd"/>
      <w:r w:rsidRPr="003715E9">
        <w:rPr>
          <w:sz w:val="22"/>
          <w:szCs w:val="22"/>
        </w:rPr>
        <w:t>-</w:t>
      </w:r>
      <w:proofErr w:type="spellStart"/>
      <w:r w:rsidRPr="003715E9">
        <w:rPr>
          <w:sz w:val="22"/>
          <w:szCs w:val="22"/>
        </w:rPr>
        <w:t>hoo</w:t>
      </w:r>
      <w:proofErr w:type="spellEnd"/>
      <w:r w:rsidRPr="003715E9">
        <w:rPr>
          <w:sz w:val="22"/>
          <w:szCs w:val="22"/>
        </w:rPr>
        <w:t xml:space="preserve">, hello there! So nice to see a friendly face after being in a </w:t>
      </w:r>
      <w:r w:rsidRPr="003715E9">
        <w:rPr>
          <w:sz w:val="22"/>
          <w:szCs w:val="22"/>
        </w:rPr>
        <w:lastRenderedPageBreak/>
        <w:t>state of psycho-</w:t>
      </w:r>
      <w:proofErr w:type="spellStart"/>
      <w:r w:rsidRPr="003715E9">
        <w:rPr>
          <w:sz w:val="22"/>
          <w:szCs w:val="22"/>
        </w:rPr>
        <w:t>kinectistasis</w:t>
      </w:r>
      <w:proofErr w:type="spellEnd"/>
      <w:r w:rsidRPr="003715E9">
        <w:rPr>
          <w:sz w:val="22"/>
          <w:szCs w:val="22"/>
        </w:rPr>
        <w:t xml:space="preserve"> for so long! </w:t>
      </w:r>
      <w:proofErr w:type="spellStart"/>
      <w:r w:rsidRPr="003715E9">
        <w:rPr>
          <w:sz w:val="22"/>
          <w:szCs w:val="22"/>
        </w:rPr>
        <w:t>Ahhh</w:t>
      </w:r>
      <w:proofErr w:type="spellEnd"/>
      <w:r w:rsidRPr="003715E9">
        <w:rPr>
          <w:sz w:val="22"/>
          <w:szCs w:val="22"/>
        </w:rPr>
        <w:t>, it’s wonderful to finally wake up and smell the atoms</w:t>
      </w:r>
      <w:r>
        <w:rPr>
          <w:sz w:val="22"/>
          <w:szCs w:val="22"/>
        </w:rPr>
        <w:t xml:space="preserve">! </w:t>
      </w:r>
      <w:r w:rsidRPr="003715E9">
        <w:rPr>
          <w:sz w:val="22"/>
          <w:szCs w:val="22"/>
        </w:rPr>
        <w:t>(chuckles) So, let’s get things started, shall we?</w:t>
      </w:r>
    </w:p>
    <w:p w14:paraId="373B8501" w14:textId="77777777" w:rsidR="002B0F6A" w:rsidRDefault="002B0F6A" w:rsidP="007D5A3C">
      <w:pPr>
        <w:ind w:right="1530"/>
        <w:rPr>
          <w:sz w:val="22"/>
          <w:szCs w:val="22"/>
        </w:rPr>
      </w:pPr>
    </w:p>
    <w:p w14:paraId="5EE0CA86" w14:textId="77777777" w:rsidR="00075584" w:rsidRDefault="007D5A3C" w:rsidP="007D5A3C">
      <w:r>
        <w:t>Einstein will contain a significant amount of branching dialog in order to converse with the user.</w:t>
      </w:r>
    </w:p>
    <w:p w14:paraId="0BF62D76" w14:textId="056494F7" w:rsidR="002B0F6A" w:rsidRDefault="00075584" w:rsidP="007D5A3C">
      <w:r>
        <w:t>Additional dialog will be serviced via the cloud as needed.</w:t>
      </w:r>
      <w:r w:rsidR="007D5A3C">
        <w:t xml:space="preserve"> </w:t>
      </w:r>
    </w:p>
    <w:p w14:paraId="2E90CC60" w14:textId="77777777" w:rsidR="002B0F6A" w:rsidRDefault="002B0F6A" w:rsidP="007D5A3C"/>
    <w:p w14:paraId="0C9063E5" w14:textId="04B48BD8" w:rsidR="007D5A3C" w:rsidRPr="007D5A3C" w:rsidRDefault="007D5A3C" w:rsidP="007D5A3C">
      <w:r w:rsidRPr="007D5A3C">
        <w:rPr>
          <w:i/>
        </w:rPr>
        <w:t>See the</w:t>
      </w:r>
      <w:r w:rsidR="0058538A">
        <w:rPr>
          <w:i/>
        </w:rPr>
        <w:t xml:space="preserve"> separate</w:t>
      </w:r>
      <w:r w:rsidRPr="007D5A3C">
        <w:rPr>
          <w:i/>
        </w:rPr>
        <w:t xml:space="preserve"> </w:t>
      </w:r>
      <w:r w:rsidR="0058538A">
        <w:rPr>
          <w:i/>
        </w:rPr>
        <w:t>‘</w:t>
      </w:r>
      <w:r w:rsidRPr="007D5A3C">
        <w:rPr>
          <w:i/>
        </w:rPr>
        <w:t>Dialog Design.doc</w:t>
      </w:r>
      <w:r w:rsidR="0058538A">
        <w:rPr>
          <w:i/>
        </w:rPr>
        <w:t>x’</w:t>
      </w:r>
      <w:r w:rsidRPr="007D5A3C">
        <w:rPr>
          <w:i/>
        </w:rPr>
        <w:t xml:space="preserve"> document for information on how dialog is constructed</w:t>
      </w:r>
      <w:r w:rsidR="002B0F6A">
        <w:rPr>
          <w:i/>
        </w:rPr>
        <w:t>, its design syntax</w:t>
      </w:r>
      <w:r w:rsidRPr="007D5A3C">
        <w:rPr>
          <w:i/>
        </w:rPr>
        <w:t xml:space="preserve"> and its features.</w:t>
      </w:r>
      <w:r w:rsidR="00D03114">
        <w:rPr>
          <w:i/>
        </w:rPr>
        <w:t xml:space="preserve"> A single dialog example</w:t>
      </w:r>
    </w:p>
    <w:p w14:paraId="0A2ED04F" w14:textId="592209EE" w:rsidR="003D2B64" w:rsidRPr="003D2B64" w:rsidRDefault="003D2B64" w:rsidP="00DA2E8E">
      <w:pPr>
        <w:pStyle w:val="Heading2"/>
      </w:pPr>
      <w:bookmarkStart w:id="7" w:name="_Toc444535981"/>
      <w:r>
        <w:t>Interactive Play (and the Stein-O-</w:t>
      </w:r>
      <w:proofErr w:type="spellStart"/>
      <w:r>
        <w:t>Matic</w:t>
      </w:r>
      <w:proofErr w:type="spellEnd"/>
      <w:r>
        <w:t xml:space="preserve"> 3000 Mobile App)</w:t>
      </w:r>
      <w:bookmarkEnd w:id="7"/>
    </w:p>
    <w:p w14:paraId="1B78DA3B" w14:textId="3610DFA8" w:rsidR="001424A2" w:rsidRDefault="00FA62A4" w:rsidP="00FA62A4">
      <w:pPr>
        <w:ind w:firstLine="720"/>
      </w:pPr>
      <w:r>
        <w:t>Play</w:t>
      </w:r>
      <w:r w:rsidR="007D5A3C">
        <w:t xml:space="preserve"> with Einstein</w:t>
      </w:r>
      <w:r>
        <w:t xml:space="preserve"> is</w:t>
      </w:r>
      <w:r w:rsidR="002B36F8">
        <w:t xml:space="preserve"> driven by the</w:t>
      </w:r>
      <w:r w:rsidR="00823D51">
        <w:t xml:space="preserve"> </w:t>
      </w:r>
      <w:r w:rsidR="002B36F8">
        <w:t xml:space="preserve">internet </w:t>
      </w:r>
      <w:r w:rsidR="00823D51">
        <w:t xml:space="preserve">connected </w:t>
      </w:r>
      <w:r w:rsidR="002B36F8">
        <w:t xml:space="preserve">Einstein </w:t>
      </w:r>
      <w:r w:rsidR="00823D51">
        <w:t xml:space="preserve">‘doll’ </w:t>
      </w:r>
      <w:r>
        <w:t>in concert with</w:t>
      </w:r>
      <w:r w:rsidR="00823D51">
        <w:t xml:space="preserve"> </w:t>
      </w:r>
      <w:r>
        <w:t>the</w:t>
      </w:r>
      <w:r w:rsidR="002B36F8">
        <w:t xml:space="preserve"> </w:t>
      </w:r>
      <w:r w:rsidR="00823D51">
        <w:t xml:space="preserve">accompanying </w:t>
      </w:r>
      <w:r w:rsidR="007200EC">
        <w:t xml:space="preserve">mobile </w:t>
      </w:r>
      <w:r w:rsidR="00823D51">
        <w:t>App</w:t>
      </w:r>
      <w:r w:rsidR="002B36F8">
        <w:t xml:space="preserve"> (the Stein-O-</w:t>
      </w:r>
      <w:proofErr w:type="spellStart"/>
      <w:r w:rsidR="002B36F8">
        <w:t>matic</w:t>
      </w:r>
      <w:proofErr w:type="spellEnd"/>
      <w:r w:rsidR="002B36F8">
        <w:t xml:space="preserve"> 3000 science tool!)</w:t>
      </w:r>
      <w:r w:rsidR="007200EC">
        <w:t xml:space="preserve"> with which </w:t>
      </w:r>
      <w:r w:rsidR="002B36F8">
        <w:t xml:space="preserve">both the user and the doll seamlessly </w:t>
      </w:r>
      <w:r>
        <w:t xml:space="preserve">and continuously </w:t>
      </w:r>
      <w:r w:rsidR="002B36F8">
        <w:t>interact</w:t>
      </w:r>
      <w:r w:rsidR="00823D51">
        <w:t xml:space="preserve">. </w:t>
      </w:r>
      <w:r w:rsidR="001424A2">
        <w:t xml:space="preserve">Einstein will </w:t>
      </w:r>
      <w:r>
        <w:t>react</w:t>
      </w:r>
      <w:r w:rsidR="001424A2">
        <w:t xml:space="preserve"> constantly through vocal responses with the user, as he/she engages </w:t>
      </w:r>
      <w:r>
        <w:t>each</w:t>
      </w:r>
      <w:r w:rsidR="001424A2">
        <w:t xml:space="preserve"> activity on the Stein-O-</w:t>
      </w:r>
      <w:proofErr w:type="spellStart"/>
      <w:r w:rsidR="001424A2">
        <w:t>matic</w:t>
      </w:r>
      <w:proofErr w:type="spellEnd"/>
      <w:r w:rsidR="001424A2">
        <w:t>, offering helpful hints and encouragement during play.</w:t>
      </w:r>
    </w:p>
    <w:p w14:paraId="2661CDD8" w14:textId="36C4E560" w:rsidR="00A22F5A" w:rsidRPr="007D5A3C" w:rsidRDefault="00FA62A4" w:rsidP="007D5A3C">
      <w:pPr>
        <w:ind w:firstLine="720"/>
        <w:rPr>
          <w:i/>
        </w:rPr>
      </w:pPr>
      <w:r w:rsidRPr="00FA62A4">
        <w:rPr>
          <w:i/>
        </w:rPr>
        <w:t>Most games</w:t>
      </w:r>
      <w:r w:rsidR="009C5590">
        <w:rPr>
          <w:i/>
        </w:rPr>
        <w:t xml:space="preserve"> and activities</w:t>
      </w:r>
      <w:r w:rsidRPr="00FA62A4">
        <w:rPr>
          <w:i/>
        </w:rPr>
        <w:t xml:space="preserve"> use the doll </w:t>
      </w:r>
      <w:r w:rsidR="009C5590">
        <w:rPr>
          <w:i/>
        </w:rPr>
        <w:t xml:space="preserve">in concert with the </w:t>
      </w:r>
      <w:r w:rsidRPr="00FA62A4">
        <w:rPr>
          <w:i/>
        </w:rPr>
        <w:t xml:space="preserve">mobile App to create a </w:t>
      </w:r>
      <w:r>
        <w:rPr>
          <w:i/>
        </w:rPr>
        <w:t>unique ‘companion’ centered</w:t>
      </w:r>
      <w:r w:rsidRPr="00FA62A4">
        <w:rPr>
          <w:i/>
        </w:rPr>
        <w:t xml:space="preserve"> experience; however, when the doll is offline, there is a limited library of on-board content that can be enjoyed. </w:t>
      </w:r>
      <w:r w:rsidR="009C5590">
        <w:rPr>
          <w:i/>
        </w:rPr>
        <w:t>In addition, several of the games can be on the Stein-O-</w:t>
      </w:r>
      <w:proofErr w:type="spellStart"/>
      <w:r w:rsidR="009C5590">
        <w:rPr>
          <w:i/>
        </w:rPr>
        <w:t>Matic</w:t>
      </w:r>
      <w:proofErr w:type="spellEnd"/>
      <w:r w:rsidR="009C5590">
        <w:rPr>
          <w:i/>
        </w:rPr>
        <w:t xml:space="preserve"> 3000 mobile app without the doll being connected to it. </w:t>
      </w:r>
    </w:p>
    <w:p w14:paraId="493C56CF" w14:textId="4060F6B1" w:rsidR="003D2B64" w:rsidRPr="00FC3458" w:rsidRDefault="003D2B64" w:rsidP="00DA2E8E">
      <w:pPr>
        <w:pStyle w:val="Heading2"/>
        <w:rPr>
          <w:ins w:id="8" w:author="nick ingeneri" w:date="2016-02-29T11:11:00Z"/>
        </w:rPr>
      </w:pPr>
      <w:bookmarkStart w:id="9" w:name="_Toc444535982"/>
      <w:ins w:id="10" w:author="nick ingeneri" w:date="2016-02-29T11:11:00Z">
        <w:r>
          <w:t xml:space="preserve">Activity Scheduling (The </w:t>
        </w:r>
      </w:ins>
      <w:r w:rsidR="007D5A3C">
        <w:t xml:space="preserve">Daily </w:t>
      </w:r>
      <w:proofErr w:type="spellStart"/>
      <w:ins w:id="11" w:author="nick ingeneri" w:date="2016-02-29T11:11:00Z">
        <w:r>
          <w:t>Kickstart</w:t>
        </w:r>
        <w:proofErr w:type="spellEnd"/>
        <w:r>
          <w:t>)</w:t>
        </w:r>
        <w:bookmarkEnd w:id="9"/>
      </w:ins>
    </w:p>
    <w:p w14:paraId="2ADB2476" w14:textId="77777777" w:rsidR="003D2B64" w:rsidRDefault="003D2B64" w:rsidP="003D2B64">
      <w:pPr>
        <w:ind w:right="1530"/>
        <w:rPr>
          <w:ins w:id="12" w:author="nick ingeneri" w:date="2016-02-29T11:11:00Z"/>
        </w:rPr>
      </w:pPr>
      <w:ins w:id="13" w:author="nick ingeneri" w:date="2016-02-29T11:11:00Z">
        <w:r>
          <w:tab/>
          <w:t>As the child’s ‘constant companion,’ Einstein will not wait for the user to engage him. At the beginning of each day, if ‘awake,’ Einstein will automatically do a number of things to seed the day with activities. In addition, if ‘enabled,’ the Stein-O-</w:t>
        </w:r>
        <w:proofErr w:type="spellStart"/>
        <w:r>
          <w:t>Matic</w:t>
        </w:r>
        <w:proofErr w:type="spellEnd"/>
        <w:r>
          <w:t xml:space="preserve"> will automatically engage the user in a light, but meaningful way. </w:t>
        </w:r>
      </w:ins>
    </w:p>
    <w:p w14:paraId="34128481" w14:textId="1598B806" w:rsidR="003D2B64" w:rsidRDefault="003D2B64" w:rsidP="003D2B64">
      <w:pPr>
        <w:ind w:right="1530"/>
        <w:rPr>
          <w:ins w:id="14" w:author="nick ingeneri" w:date="2016-02-29T11:11:00Z"/>
        </w:rPr>
      </w:pPr>
      <w:ins w:id="15" w:author="nick ingeneri" w:date="2016-02-29T11:11:00Z">
        <w:r>
          <w:t xml:space="preserve">Einstein’s Daily </w:t>
        </w:r>
        <w:proofErr w:type="spellStart"/>
        <w:r>
          <w:t>Kickstart</w:t>
        </w:r>
        <w:proofErr w:type="spellEnd"/>
        <w:r>
          <w:t xml:space="preserve"> routine will consist of any number of the following</w:t>
        </w:r>
      </w:ins>
      <w:ins w:id="16" w:author="nick ingeneri" w:date="2016-02-29T11:19:00Z">
        <w:r w:rsidR="007D5A3C" w:rsidRPr="007D5A3C">
          <w:t xml:space="preserve"> </w:t>
        </w:r>
        <w:r w:rsidR="007D5A3C">
          <w:t>conversation/activity seeds</w:t>
        </w:r>
      </w:ins>
      <w:ins w:id="17" w:author="nick ingeneri" w:date="2016-02-29T11:11:00Z">
        <w:r>
          <w:t>:</w:t>
        </w:r>
      </w:ins>
    </w:p>
    <w:p w14:paraId="45722733" w14:textId="77777777" w:rsidR="003D2B64" w:rsidRDefault="003D2B64" w:rsidP="003D2B64">
      <w:pPr>
        <w:ind w:right="1530"/>
        <w:rPr>
          <w:ins w:id="18" w:author="nick ingeneri" w:date="2016-02-29T11:11:00Z"/>
        </w:rPr>
      </w:pPr>
    </w:p>
    <w:p w14:paraId="47569D4E" w14:textId="62E4B9CB" w:rsidR="003D2B64" w:rsidRDefault="003D2B64" w:rsidP="003D2B64">
      <w:pPr>
        <w:pStyle w:val="ListParagraph"/>
        <w:numPr>
          <w:ilvl w:val="0"/>
          <w:numId w:val="32"/>
        </w:numPr>
        <w:rPr>
          <w:ins w:id="19" w:author="nick ingeneri" w:date="2016-02-29T11:11:00Z"/>
        </w:rPr>
      </w:pPr>
      <w:ins w:id="20" w:author="nick ingeneri" w:date="2016-02-29T11:11:00Z">
        <w:r>
          <w:t xml:space="preserve">A new day welcome. In some cases, this will include an Einstein </w:t>
        </w:r>
        <w:r w:rsidRPr="00AB1514">
          <w:rPr>
            <w:b/>
          </w:rPr>
          <w:t>quote</w:t>
        </w:r>
        <w:r>
          <w:t>. If the user has entered how he/she is feeling today via the Stein-O-</w:t>
        </w:r>
        <w:proofErr w:type="spellStart"/>
        <w:r>
          <w:t>Matic</w:t>
        </w:r>
        <w:proofErr w:type="spellEnd"/>
        <w:r>
          <w:t xml:space="preserve">, he will comment on it. </w:t>
        </w:r>
      </w:ins>
    </w:p>
    <w:p w14:paraId="60DD81A4" w14:textId="77777777" w:rsidR="003D2B64" w:rsidRDefault="003D2B64" w:rsidP="003D2B64">
      <w:pPr>
        <w:pStyle w:val="ListParagraph"/>
        <w:numPr>
          <w:ilvl w:val="0"/>
          <w:numId w:val="32"/>
        </w:numPr>
        <w:rPr>
          <w:ins w:id="21" w:author="nick ingeneri" w:date="2016-02-29T11:11:00Z"/>
        </w:rPr>
      </w:pPr>
      <w:ins w:id="22" w:author="nick ingeneri" w:date="2016-02-29T11:11:00Z">
        <w:r>
          <w:t xml:space="preserve">A daily </w:t>
        </w:r>
        <w:proofErr w:type="spellStart"/>
        <w:r>
          <w:t>Kickstart</w:t>
        </w:r>
        <w:proofErr w:type="spellEnd"/>
        <w:r>
          <w:t xml:space="preserve"> your brain experience in which Einstein challenges his protégé with a </w:t>
        </w:r>
        <w:r w:rsidRPr="00AB1514">
          <w:rPr>
            <w:b/>
          </w:rPr>
          <w:t>science fact</w:t>
        </w:r>
        <w:r>
          <w:t xml:space="preserve">, several </w:t>
        </w:r>
        <w:r w:rsidRPr="00AB1514">
          <w:rPr>
            <w:b/>
          </w:rPr>
          <w:t>Brain Game assignments</w:t>
        </w:r>
        <w:r>
          <w:t xml:space="preserve">, a </w:t>
        </w:r>
        <w:r w:rsidRPr="00AB1514">
          <w:rPr>
            <w:b/>
          </w:rPr>
          <w:t>joke</w:t>
        </w:r>
        <w:r>
          <w:t xml:space="preserve"> and sometimes a daily </w:t>
        </w:r>
        <w:r w:rsidRPr="00AB1514">
          <w:rPr>
            <w:b/>
          </w:rPr>
          <w:t>goal</w:t>
        </w:r>
        <w:r>
          <w:t>.</w:t>
        </w:r>
      </w:ins>
    </w:p>
    <w:p w14:paraId="2CC35549" w14:textId="77777777" w:rsidR="003D2B64" w:rsidRDefault="003D2B64" w:rsidP="003D2B64">
      <w:pPr>
        <w:pStyle w:val="ListParagraph"/>
        <w:numPr>
          <w:ilvl w:val="0"/>
          <w:numId w:val="32"/>
        </w:numPr>
      </w:pPr>
      <w:ins w:id="23" w:author="nick ingeneri" w:date="2016-02-29T11:11:00Z">
        <w:r>
          <w:t>A reminder to either look at the user’s schedule or a reminder of upcoming events (based on Pi Chart)</w:t>
        </w:r>
      </w:ins>
    </w:p>
    <w:p w14:paraId="160B8970" w14:textId="77777777" w:rsidR="007D5A3C" w:rsidRDefault="007D5A3C" w:rsidP="007D5A3C">
      <w:pPr>
        <w:pStyle w:val="ListParagraph"/>
        <w:numPr>
          <w:ilvl w:val="0"/>
          <w:numId w:val="32"/>
        </w:numPr>
        <w:rPr>
          <w:ins w:id="24" w:author="nick ingeneri" w:date="2016-02-29T11:18:00Z"/>
        </w:rPr>
      </w:pPr>
      <w:ins w:id="25" w:author="nick ingeneri" w:date="2016-02-29T11:18:00Z">
        <w:r>
          <w:t>A reminder that Einstein can always talk to you about ‘other’ things.</w:t>
        </w:r>
      </w:ins>
    </w:p>
    <w:p w14:paraId="5CAB89CA" w14:textId="77777777" w:rsidR="003D2B64" w:rsidRDefault="003D2B64" w:rsidP="003D2B64">
      <w:pPr>
        <w:rPr>
          <w:ins w:id="26" w:author="nick ingeneri" w:date="2016-02-29T11:11:00Z"/>
        </w:rPr>
      </w:pPr>
    </w:p>
    <w:p w14:paraId="008BB518" w14:textId="77777777" w:rsidR="003D2B64" w:rsidRDefault="003D2B64" w:rsidP="003D2B64">
      <w:pPr>
        <w:ind w:right="1530"/>
        <w:rPr>
          <w:ins w:id="27" w:author="nick ingeneri" w:date="2016-02-29T11:11:00Z"/>
          <w:sz w:val="22"/>
          <w:szCs w:val="22"/>
        </w:rPr>
      </w:pPr>
    </w:p>
    <w:p w14:paraId="0AAF1990" w14:textId="77777777" w:rsidR="003D2B64" w:rsidRDefault="003D2B64" w:rsidP="003D2B64">
      <w:pPr>
        <w:rPr>
          <w:ins w:id="28" w:author="nick ingeneri" w:date="2016-02-29T11:11:00Z"/>
        </w:rPr>
      </w:pPr>
      <w:ins w:id="29" w:author="nick ingeneri" w:date="2016-02-29T11:11:00Z">
        <w:r>
          <w:t>The Stein-O-</w:t>
        </w:r>
        <w:proofErr w:type="spellStart"/>
        <w:r>
          <w:t>Matic</w:t>
        </w:r>
        <w:proofErr w:type="spellEnd"/>
        <w:r>
          <w:t xml:space="preserve"> Daily </w:t>
        </w:r>
        <w:proofErr w:type="spellStart"/>
        <w:r>
          <w:t>Kickstart</w:t>
        </w:r>
        <w:proofErr w:type="spellEnd"/>
        <w:r>
          <w:t xml:space="preserve"> includes:</w:t>
        </w:r>
      </w:ins>
    </w:p>
    <w:p w14:paraId="7A74537F" w14:textId="77777777" w:rsidR="003D2B64" w:rsidRDefault="003D2B64" w:rsidP="003D2B64">
      <w:pPr>
        <w:pStyle w:val="ListParagraph"/>
        <w:numPr>
          <w:ilvl w:val="0"/>
          <w:numId w:val="34"/>
        </w:numPr>
        <w:rPr>
          <w:ins w:id="30" w:author="nick ingeneri" w:date="2016-02-29T11:11:00Z"/>
        </w:rPr>
      </w:pPr>
      <w:ins w:id="31" w:author="nick ingeneri" w:date="2016-02-29T11:11:00Z">
        <w:r>
          <w:t xml:space="preserve">A </w:t>
        </w:r>
        <w:r w:rsidRPr="00AB1514">
          <w:rPr>
            <w:b/>
          </w:rPr>
          <w:t>wakeup call</w:t>
        </w:r>
        <w:r>
          <w:t xml:space="preserve"> from Einstein (if set in Pi-chart)</w:t>
        </w:r>
      </w:ins>
    </w:p>
    <w:p w14:paraId="5BB41E97" w14:textId="77777777" w:rsidR="003D2B64" w:rsidRDefault="003D2B64" w:rsidP="003D2B64">
      <w:pPr>
        <w:pStyle w:val="ListParagraph"/>
        <w:numPr>
          <w:ilvl w:val="0"/>
          <w:numId w:val="34"/>
        </w:numPr>
        <w:rPr>
          <w:ins w:id="32" w:author="nick ingeneri" w:date="2016-02-29T11:11:00Z"/>
        </w:rPr>
      </w:pPr>
      <w:ins w:id="33" w:author="nick ingeneri" w:date="2016-02-29T11:11:00Z">
        <w:r>
          <w:t>A couple brief questions to help Einstein react to the user better throughout the day. These include questions about Mood, energy, goals etc.</w:t>
        </w:r>
      </w:ins>
    </w:p>
    <w:p w14:paraId="28067B39" w14:textId="77777777" w:rsidR="003D2B64" w:rsidRDefault="003D2B64" w:rsidP="003D2B64">
      <w:pPr>
        <w:rPr>
          <w:i/>
        </w:rPr>
      </w:pPr>
    </w:p>
    <w:p w14:paraId="28CDA3D5" w14:textId="77777777" w:rsidR="00C57492" w:rsidRDefault="00C57492" w:rsidP="00C5749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2EFD9" w:themeFill="accent6" w:themeFillTint="33"/>
        <w:tblLook w:val="04A0" w:firstRow="1" w:lastRow="0" w:firstColumn="1" w:lastColumn="0" w:noHBand="0" w:noVBand="1"/>
      </w:tblPr>
      <w:tblGrid>
        <w:gridCol w:w="9576"/>
      </w:tblGrid>
      <w:tr w:rsidR="00C57492" w14:paraId="03EB993E" w14:textId="77777777" w:rsidTr="00060291">
        <w:tc>
          <w:tcPr>
            <w:tcW w:w="9576" w:type="dxa"/>
            <w:shd w:val="clear" w:color="auto" w:fill="E2EFD9" w:themeFill="accent6" w:themeFillTint="33"/>
          </w:tcPr>
          <w:p w14:paraId="7412F3D3" w14:textId="6482851E" w:rsidR="00C57492" w:rsidRPr="008E70C6" w:rsidRDefault="00C57492" w:rsidP="00060291">
            <w:pPr>
              <w:rPr>
                <w:smallCaps/>
              </w:rPr>
            </w:pPr>
            <w:r>
              <w:rPr>
                <w:smallCaps/>
              </w:rPr>
              <w:t xml:space="preserve">Daily </w:t>
            </w:r>
            <w:proofErr w:type="spellStart"/>
            <w:r>
              <w:rPr>
                <w:smallCaps/>
              </w:rPr>
              <w:t>Kickstart</w:t>
            </w:r>
            <w:proofErr w:type="spellEnd"/>
            <w:r>
              <w:rPr>
                <w:smallCaps/>
              </w:rPr>
              <w:t xml:space="preserve"> Info Boxes</w:t>
            </w:r>
          </w:p>
          <w:p w14:paraId="1620D081" w14:textId="5F9074E2" w:rsidR="00C57492" w:rsidRDefault="00C57492" w:rsidP="00AD4AF0">
            <w:r>
              <w:rPr>
                <w:sz w:val="20"/>
                <w:szCs w:val="20"/>
              </w:rPr>
              <w:t xml:space="preserve">The concept of the Daily </w:t>
            </w:r>
            <w:proofErr w:type="spellStart"/>
            <w:r>
              <w:rPr>
                <w:sz w:val="20"/>
                <w:szCs w:val="20"/>
              </w:rPr>
              <w:t>Kickstart</w:t>
            </w:r>
            <w:proofErr w:type="spellEnd"/>
            <w:r>
              <w:rPr>
                <w:sz w:val="20"/>
                <w:szCs w:val="20"/>
              </w:rPr>
              <w:t xml:space="preserve"> is an important (and unique) feature designed to allow Einstein to engage a user, rather than the user having to </w:t>
            </w:r>
            <w:r w:rsidR="009E465B">
              <w:rPr>
                <w:sz w:val="20"/>
                <w:szCs w:val="20"/>
              </w:rPr>
              <w:t xml:space="preserve">figure out how to </w:t>
            </w:r>
            <w:r w:rsidR="00AD4AF0">
              <w:rPr>
                <w:sz w:val="20"/>
                <w:szCs w:val="20"/>
              </w:rPr>
              <w:t>engage Einstein first</w:t>
            </w:r>
            <w:r>
              <w:rPr>
                <w:sz w:val="20"/>
                <w:szCs w:val="20"/>
              </w:rPr>
              <w:t>. Throughout this doc, sections in green provide additional information</w:t>
            </w:r>
            <w:r w:rsidR="00AD4AF0">
              <w:rPr>
                <w:sz w:val="20"/>
                <w:szCs w:val="20"/>
              </w:rPr>
              <w:t>,</w:t>
            </w:r>
            <w:r>
              <w:rPr>
                <w:sz w:val="20"/>
                <w:szCs w:val="20"/>
              </w:rPr>
              <w:t xml:space="preserve"> functionality</w:t>
            </w:r>
            <w:r w:rsidR="00AD4AF0">
              <w:rPr>
                <w:sz w:val="20"/>
                <w:szCs w:val="20"/>
              </w:rPr>
              <w:t xml:space="preserve"> and features</w:t>
            </w:r>
            <w:r>
              <w:rPr>
                <w:sz w:val="20"/>
                <w:szCs w:val="20"/>
              </w:rPr>
              <w:t xml:space="preserve"> about Einstein’s Daily </w:t>
            </w:r>
            <w:proofErr w:type="spellStart"/>
            <w:r>
              <w:rPr>
                <w:sz w:val="20"/>
                <w:szCs w:val="20"/>
              </w:rPr>
              <w:t>Kickstart</w:t>
            </w:r>
            <w:proofErr w:type="spellEnd"/>
            <w:r w:rsidR="00AD4AF0">
              <w:rPr>
                <w:sz w:val="20"/>
                <w:szCs w:val="20"/>
              </w:rPr>
              <w:t>.</w:t>
            </w:r>
          </w:p>
        </w:tc>
      </w:tr>
    </w:tbl>
    <w:p w14:paraId="36F2D669" w14:textId="77777777" w:rsidR="00E856F8" w:rsidRDefault="00E856F8" w:rsidP="00FC3458">
      <w:pPr>
        <w:ind w:right="1530"/>
        <w:rPr>
          <w:sz w:val="22"/>
          <w:szCs w:val="22"/>
        </w:rPr>
      </w:pPr>
    </w:p>
    <w:p w14:paraId="4A2AC5A2" w14:textId="50C46D91" w:rsidR="000E24D2" w:rsidRDefault="000E24D2" w:rsidP="00DA2E8E">
      <w:pPr>
        <w:pStyle w:val="Heading2"/>
      </w:pPr>
      <w:bookmarkStart w:id="34" w:name="_Toc444535983"/>
      <w:r>
        <w:t>Leveling System (Earning IQ points</w:t>
      </w:r>
      <w:r w:rsidR="00FE546E">
        <w:t xml:space="preserve"> and Achievements</w:t>
      </w:r>
      <w:r>
        <w:t>)</w:t>
      </w:r>
      <w:bookmarkEnd w:id="34"/>
    </w:p>
    <w:p w14:paraId="57A489D3" w14:textId="56FA4F11" w:rsidR="00D90E00" w:rsidRPr="00D90E00" w:rsidRDefault="005E566E" w:rsidP="00D90E00">
      <w:pPr>
        <w:rPr>
          <w:i/>
        </w:rPr>
      </w:pPr>
      <w:ins w:id="35" w:author="nick ingeneri" w:date="2016-02-29T11:40:00Z">
        <w:r>
          <w:t>On his path to genius, the user will have the opportunity to climb the IQ ladder by completing g</w:t>
        </w:r>
      </w:ins>
      <w:ins w:id="36" w:author="nick ingeneri" w:date="2016-02-29T11:39:00Z">
        <w:r>
          <w:t xml:space="preserve">ames, </w:t>
        </w:r>
      </w:ins>
      <w:ins w:id="37" w:author="nick ingeneri" w:date="2016-02-29T11:40:00Z">
        <w:r>
          <w:t>engaging in a</w:t>
        </w:r>
      </w:ins>
      <w:ins w:id="38" w:author="nick ingeneri" w:date="2016-02-29T11:39:00Z">
        <w:r>
          <w:t xml:space="preserve">ctivities and </w:t>
        </w:r>
      </w:ins>
      <w:ins w:id="39" w:author="nick ingeneri" w:date="2016-02-29T11:41:00Z">
        <w:r>
          <w:t>simply</w:t>
        </w:r>
      </w:ins>
      <w:ins w:id="40" w:author="nick ingeneri" w:date="2016-02-29T11:40:00Z">
        <w:r>
          <w:t xml:space="preserve"> i</w:t>
        </w:r>
      </w:ins>
      <w:ins w:id="41" w:author="nick ingeneri" w:date="2016-02-29T11:39:00Z">
        <w:r>
          <w:t>nteracti</w:t>
        </w:r>
      </w:ins>
      <w:ins w:id="42" w:author="nick ingeneri" w:date="2016-02-29T11:40:00Z">
        <w:r>
          <w:t>ng</w:t>
        </w:r>
      </w:ins>
      <w:ins w:id="43" w:author="nick ingeneri" w:date="2016-02-29T11:39:00Z">
        <w:r>
          <w:t xml:space="preserve"> with</w:t>
        </w:r>
      </w:ins>
      <w:ins w:id="44" w:author="nick ingeneri" w:date="2016-02-29T11:41:00Z">
        <w:r>
          <w:t xml:space="preserve"> Einstein</w:t>
        </w:r>
      </w:ins>
      <w:ins w:id="45" w:author="nick ingeneri" w:date="2016-02-29T11:39:00Z">
        <w:r>
          <w:t>.</w:t>
        </w:r>
      </w:ins>
      <w:ins w:id="46" w:author="nick ingeneri" w:date="2016-02-29T11:41:00Z">
        <w:r w:rsidR="00C52FF2">
          <w:t xml:space="preserve"> The user’s current IQ level and corresponding title (protégé, astronomical apprentice or even boy</w:t>
        </w:r>
      </w:ins>
      <w:ins w:id="47" w:author="nick ingeneri" w:date="2016-02-29T11:42:00Z">
        <w:r w:rsidR="00C52FF2">
          <w:t>/girl</w:t>
        </w:r>
      </w:ins>
      <w:ins w:id="48" w:author="nick ingeneri" w:date="2016-02-29T11:41:00Z">
        <w:r w:rsidR="00C52FF2">
          <w:t xml:space="preserve"> genius</w:t>
        </w:r>
      </w:ins>
      <w:ins w:id="49" w:author="nick ingeneri" w:date="2016-02-29T11:42:00Z">
        <w:r w:rsidR="00C52FF2">
          <w:t xml:space="preserve">) will be visible in the </w:t>
        </w:r>
        <w:r w:rsidR="003273B0">
          <w:t>Genius ID</w:t>
        </w:r>
        <w:r w:rsidR="00C52FF2">
          <w:t xml:space="preserve"> section of the Stein-O-</w:t>
        </w:r>
        <w:proofErr w:type="spellStart"/>
        <w:r w:rsidR="00C52FF2">
          <w:t>Matic</w:t>
        </w:r>
        <w:proofErr w:type="spellEnd"/>
        <w:r w:rsidR="00C52FF2">
          <w:t>.</w:t>
        </w:r>
      </w:ins>
      <w:r w:rsidR="00D90E00">
        <w:t xml:space="preserve"> </w:t>
      </w:r>
      <w:r w:rsidR="00D90E00" w:rsidRPr="00D90E00">
        <w:rPr>
          <w:i/>
        </w:rPr>
        <w:t xml:space="preserve">Einstein will always use the user’s current Title appropriately during spoken conversations. </w:t>
      </w:r>
    </w:p>
    <w:p w14:paraId="42FF7545" w14:textId="0E893C99" w:rsidR="000E24D2" w:rsidRDefault="000E24D2" w:rsidP="000E24D2">
      <w:pPr>
        <w:rPr>
          <w:ins w:id="50" w:author="nick ingeneri" w:date="2016-02-29T11:42:00Z"/>
        </w:rPr>
      </w:pPr>
    </w:p>
    <w:p w14:paraId="65ECA83F" w14:textId="5F0C1FE1" w:rsidR="000E24D2" w:rsidRDefault="007959DC" w:rsidP="00F07EBD">
      <w:ins w:id="51" w:author="nick ingeneri" w:date="2016-02-29T11:42:00Z">
        <w:r>
          <w:tab/>
          <w:t xml:space="preserve">In </w:t>
        </w:r>
      </w:ins>
      <w:ins w:id="52" w:author="nick ingeneri" w:date="2016-02-29T11:43:00Z">
        <w:r>
          <w:t xml:space="preserve">addition to a new title, the user will unlock additional avatar items for his profile picture (an impressive ID photo is essential in the world of academia!) and </w:t>
        </w:r>
      </w:ins>
      <w:ins w:id="53" w:author="nick ingeneri" w:date="2016-02-29T11:44:00Z">
        <w:r w:rsidR="00A14545">
          <w:t xml:space="preserve">other </w:t>
        </w:r>
      </w:ins>
      <w:ins w:id="54" w:author="nick ingeneri" w:date="2016-02-29T11:43:00Z">
        <w:r>
          <w:t>content.</w:t>
        </w:r>
      </w:ins>
    </w:p>
    <w:p w14:paraId="78E9BFCC" w14:textId="77777777" w:rsidR="003304DE" w:rsidRDefault="003304DE" w:rsidP="00FE546E"/>
    <w:p w14:paraId="54851CAD" w14:textId="77777777" w:rsidR="00FE546E" w:rsidRDefault="00FE546E" w:rsidP="00FE546E">
      <w:r>
        <w:t>Advancing in the leveling system will:</w:t>
      </w:r>
    </w:p>
    <w:p w14:paraId="11AA0EDD" w14:textId="77777777" w:rsidR="00FE546E" w:rsidRDefault="00FE546E" w:rsidP="00FE546E">
      <w:pPr>
        <w:pStyle w:val="ListParagraph"/>
        <w:numPr>
          <w:ilvl w:val="0"/>
          <w:numId w:val="21"/>
        </w:numPr>
      </w:pPr>
      <w:r>
        <w:t>Unlock rewards</w:t>
      </w:r>
    </w:p>
    <w:p w14:paraId="4408EAFC" w14:textId="77777777" w:rsidR="00FE546E" w:rsidRDefault="00FE546E" w:rsidP="00FE546E">
      <w:pPr>
        <w:pStyle w:val="ListParagraph"/>
        <w:numPr>
          <w:ilvl w:val="0"/>
          <w:numId w:val="21"/>
        </w:numPr>
      </w:pPr>
      <w:r>
        <w:t>Unlock content</w:t>
      </w:r>
    </w:p>
    <w:p w14:paraId="133E4548" w14:textId="77777777" w:rsidR="00FE546E" w:rsidRDefault="00FE546E" w:rsidP="00FE546E">
      <w:pPr>
        <w:pStyle w:val="ListParagraph"/>
        <w:numPr>
          <w:ilvl w:val="0"/>
          <w:numId w:val="21"/>
        </w:numPr>
      </w:pPr>
      <w:r>
        <w:t>Unlock new avatar pieces</w:t>
      </w:r>
    </w:p>
    <w:p w14:paraId="56F49320" w14:textId="77777777" w:rsidR="00FE546E" w:rsidRDefault="00FE546E" w:rsidP="00FE546E">
      <w:pPr>
        <w:pStyle w:val="ListParagraph"/>
        <w:numPr>
          <w:ilvl w:val="0"/>
          <w:numId w:val="21"/>
        </w:numPr>
      </w:pPr>
      <w:r>
        <w:t>Unlock Special Einstein interactions and responses</w:t>
      </w:r>
    </w:p>
    <w:p w14:paraId="7FBD26C3" w14:textId="77777777" w:rsidR="00FE546E" w:rsidRDefault="00FE546E" w:rsidP="00FE546E">
      <w:pPr>
        <w:pStyle w:val="ListParagraph"/>
        <w:numPr>
          <w:ilvl w:val="0"/>
          <w:numId w:val="21"/>
        </w:numPr>
      </w:pPr>
      <w:r>
        <w:t>Change the user’s current Title (which starts as ‘Assistant’)</w:t>
      </w:r>
    </w:p>
    <w:p w14:paraId="1684F583" w14:textId="77777777" w:rsidR="00FE546E" w:rsidRDefault="00FE546E" w:rsidP="00FE546E"/>
    <w:p w14:paraId="05CB6102" w14:textId="77777777" w:rsidR="00FE546E" w:rsidRDefault="00FE546E" w:rsidP="00FE546E">
      <w:r>
        <w:t>To increase his/her level the user earns IQ points by:</w:t>
      </w:r>
    </w:p>
    <w:p w14:paraId="665548F7" w14:textId="77777777" w:rsidR="00FE546E" w:rsidRDefault="00FE546E" w:rsidP="00FE546E">
      <w:pPr>
        <w:pStyle w:val="ListParagraph"/>
        <w:numPr>
          <w:ilvl w:val="0"/>
          <w:numId w:val="16"/>
        </w:numPr>
      </w:pPr>
      <w:r>
        <w:t xml:space="preserve">Excelling at Brain Games challenges (see </w:t>
      </w:r>
      <w:r w:rsidRPr="009A0698">
        <w:rPr>
          <w:color w:val="5B9BD5" w:themeColor="accent1"/>
          <w:u w:val="single"/>
        </w:rPr>
        <w:fldChar w:fldCharType="begin"/>
      </w:r>
      <w:r w:rsidRPr="009A0698">
        <w:rPr>
          <w:color w:val="5B9BD5" w:themeColor="accent1"/>
          <w:u w:val="single"/>
        </w:rPr>
        <w:instrText xml:space="preserve"> REF _Ref441840188 \h </w:instrText>
      </w:r>
      <w:r w:rsidRPr="009A0698">
        <w:rPr>
          <w:color w:val="5B9BD5" w:themeColor="accent1"/>
          <w:u w:val="single"/>
        </w:rPr>
      </w:r>
      <w:r w:rsidRPr="009A0698">
        <w:rPr>
          <w:color w:val="5B9BD5" w:themeColor="accent1"/>
          <w:u w:val="single"/>
        </w:rPr>
        <w:fldChar w:fldCharType="separate"/>
      </w:r>
      <w:r w:rsidR="00D912DE">
        <w:t>Brain Games – Challenging your mind</w:t>
      </w:r>
      <w:r w:rsidRPr="009A0698">
        <w:rPr>
          <w:color w:val="5B9BD5" w:themeColor="accent1"/>
          <w:u w:val="single"/>
        </w:rPr>
        <w:fldChar w:fldCharType="end"/>
      </w:r>
      <w:r>
        <w:t>)</w:t>
      </w:r>
    </w:p>
    <w:p w14:paraId="70DD1141" w14:textId="77777777" w:rsidR="00FE546E" w:rsidRDefault="00FE546E" w:rsidP="00FE546E">
      <w:pPr>
        <w:pStyle w:val="ListParagraph"/>
        <w:numPr>
          <w:ilvl w:val="0"/>
          <w:numId w:val="16"/>
        </w:numPr>
      </w:pPr>
      <w:r>
        <w:t xml:space="preserve">Providing certain optional Profile information (see </w:t>
      </w:r>
      <w:r w:rsidRPr="009A0698">
        <w:rPr>
          <w:color w:val="5B9BD5" w:themeColor="accent1"/>
          <w:u w:val="single"/>
        </w:rPr>
        <w:fldChar w:fldCharType="begin"/>
      </w:r>
      <w:r w:rsidRPr="009A0698">
        <w:rPr>
          <w:color w:val="5B9BD5" w:themeColor="accent1"/>
          <w:u w:val="single"/>
        </w:rPr>
        <w:instrText xml:space="preserve"> REF _Ref441840251 \h </w:instrText>
      </w:r>
      <w:r w:rsidRPr="009A0698">
        <w:rPr>
          <w:color w:val="5B9BD5" w:themeColor="accent1"/>
          <w:u w:val="single"/>
        </w:rPr>
      </w:r>
      <w:r w:rsidRPr="009A0698">
        <w:rPr>
          <w:color w:val="5B9BD5" w:themeColor="accent1"/>
          <w:u w:val="single"/>
        </w:rPr>
        <w:fldChar w:fldCharType="separate"/>
      </w:r>
      <w:r w:rsidR="00D912DE">
        <w:t>My Profile</w:t>
      </w:r>
      <w:r w:rsidRPr="009A0698">
        <w:rPr>
          <w:color w:val="5B9BD5" w:themeColor="accent1"/>
          <w:u w:val="single"/>
        </w:rPr>
        <w:fldChar w:fldCharType="end"/>
      </w:r>
      <w:r>
        <w:t>)</w:t>
      </w:r>
    </w:p>
    <w:p w14:paraId="754AE290" w14:textId="13349EFB" w:rsidR="003304DE" w:rsidRDefault="003304DE" w:rsidP="003304DE">
      <w:pPr>
        <w:pStyle w:val="ListParagraph"/>
        <w:numPr>
          <w:ilvl w:val="0"/>
          <w:numId w:val="16"/>
        </w:numPr>
      </w:pPr>
      <w:r>
        <w:t>Earning Achievement Badges</w:t>
      </w:r>
    </w:p>
    <w:p w14:paraId="64C3CC29" w14:textId="467C3DF3" w:rsidR="003304DE" w:rsidRDefault="003304DE" w:rsidP="003304DE">
      <w:pPr>
        <w:pStyle w:val="ListParagraph"/>
        <w:numPr>
          <w:ilvl w:val="0"/>
          <w:numId w:val="16"/>
        </w:numPr>
      </w:pPr>
      <w:r>
        <w:t>Interacting daily with Einstein</w:t>
      </w:r>
    </w:p>
    <w:p w14:paraId="55513D99" w14:textId="77777777" w:rsidR="00FE546E" w:rsidRDefault="00FE546E" w:rsidP="00FE546E"/>
    <w:p w14:paraId="15E6CFFA" w14:textId="77777777" w:rsidR="001F398C" w:rsidRDefault="00FE546E" w:rsidP="00FE546E">
      <w:r>
        <w:t>The player can always check his/her progress in the Stein-O-</w:t>
      </w:r>
      <w:proofErr w:type="spellStart"/>
      <w:r>
        <w:t>Matic</w:t>
      </w:r>
      <w:proofErr w:type="spellEnd"/>
      <w:r>
        <w:t xml:space="preserve"> 3000 by selecting their Genius ID badge and viewing My Progress.</w:t>
      </w:r>
      <w:r w:rsidR="001F398C">
        <w:t xml:space="preserve"> </w:t>
      </w:r>
    </w:p>
    <w:p w14:paraId="28B506E7" w14:textId="52C556A0" w:rsidR="00FE546E" w:rsidRDefault="001F398C" w:rsidP="00FE546E">
      <w:r w:rsidRPr="001F398C">
        <w:rPr>
          <w:i/>
        </w:rPr>
        <w:t>See the Stein-O-</w:t>
      </w:r>
      <w:proofErr w:type="spellStart"/>
      <w:r w:rsidRPr="001F398C">
        <w:rPr>
          <w:i/>
        </w:rPr>
        <w:t>Matic</w:t>
      </w:r>
      <w:proofErr w:type="spellEnd"/>
      <w:r w:rsidRPr="001F398C">
        <w:rPr>
          <w:i/>
        </w:rPr>
        <w:t xml:space="preserve"> &gt; Genius ID section for more information.</w:t>
      </w:r>
    </w:p>
    <w:p w14:paraId="6F2FD4E0" w14:textId="77777777" w:rsidR="00F07EBD" w:rsidRDefault="00F07EBD" w:rsidP="00F07EBD"/>
    <w:p w14:paraId="7FF989D3" w14:textId="47CAEDB7" w:rsidR="001765FB" w:rsidRDefault="001765FB" w:rsidP="00DA2E8E">
      <w:pPr>
        <w:pStyle w:val="Heading2"/>
      </w:pPr>
      <w:bookmarkStart w:id="55" w:name="_Toc444535984"/>
      <w:r>
        <w:t>User Profile</w:t>
      </w:r>
      <w:bookmarkEnd w:id="55"/>
    </w:p>
    <w:p w14:paraId="0C0E29B1" w14:textId="1179A7A2" w:rsidR="004D46DF" w:rsidRDefault="004D46DF" w:rsidP="001765FB">
      <w:r>
        <w:t>Einstein will learn more about the user over time.</w:t>
      </w:r>
      <w:r w:rsidR="007C61D1">
        <w:t xml:space="preserve"> This information will be used to personalize Einstein’s interactions.</w:t>
      </w:r>
    </w:p>
    <w:p w14:paraId="23295AB7" w14:textId="77777777" w:rsidR="001765FB" w:rsidRDefault="001765FB" w:rsidP="001765FB">
      <w:r>
        <w:t xml:space="preserve">Personal information about the user is collected in a User Profile database and is accessed and used as indicated in the various sections of this document. </w:t>
      </w:r>
      <w:r w:rsidRPr="008057CF">
        <w:rPr>
          <w:b/>
        </w:rPr>
        <w:t>Whenever possible, games and activities integrate the user’s profile information in order to personalize the experience.</w:t>
      </w:r>
    </w:p>
    <w:p w14:paraId="0489EA16" w14:textId="77777777" w:rsidR="001765FB" w:rsidRDefault="001765FB" w:rsidP="001765FB">
      <w:pPr>
        <w:ind w:firstLine="720"/>
        <w:rPr>
          <w:i/>
        </w:rPr>
      </w:pPr>
      <w:r>
        <w:t>Information is added directly to the User Profile via the Stein-O-</w:t>
      </w:r>
      <w:proofErr w:type="spellStart"/>
      <w:r>
        <w:t>Matic</w:t>
      </w:r>
      <w:proofErr w:type="spellEnd"/>
      <w:r>
        <w:t xml:space="preserve"> 3000 App or collected through verbal interactions with Einstein – such as when he asks the user their favorite color</w:t>
      </w:r>
      <w:r w:rsidRPr="006F31DA">
        <w:rPr>
          <w:i/>
        </w:rPr>
        <w:t>.</w:t>
      </w:r>
    </w:p>
    <w:p w14:paraId="39E60C09" w14:textId="77777777" w:rsidR="001765FB" w:rsidRDefault="001765FB" w:rsidP="001765FB">
      <w:pPr>
        <w:rPr>
          <w:i/>
        </w:rPr>
      </w:pPr>
    </w:p>
    <w:p w14:paraId="33BE91F3" w14:textId="42370C39" w:rsidR="001765FB" w:rsidRPr="002B0F6A" w:rsidRDefault="00DA2E8E" w:rsidP="002B0F6A">
      <w:pPr>
        <w:rPr>
          <w:i/>
        </w:rPr>
      </w:pPr>
      <w:r>
        <w:rPr>
          <w:i/>
        </w:rPr>
        <w:lastRenderedPageBreak/>
        <w:t>See the Stein-O-</w:t>
      </w:r>
      <w:proofErr w:type="spellStart"/>
      <w:r>
        <w:rPr>
          <w:i/>
        </w:rPr>
        <w:t>Matic</w:t>
      </w:r>
      <w:proofErr w:type="spellEnd"/>
      <w:r>
        <w:rPr>
          <w:i/>
        </w:rPr>
        <w:t xml:space="preserve"> &gt; </w:t>
      </w:r>
      <w:r w:rsidR="006164D6">
        <w:rPr>
          <w:i/>
        </w:rPr>
        <w:t xml:space="preserve">Genius ID &gt; </w:t>
      </w:r>
      <w:r>
        <w:rPr>
          <w:i/>
        </w:rPr>
        <w:t>User Profile section for more details</w:t>
      </w:r>
    </w:p>
    <w:p w14:paraId="1C58AACF" w14:textId="77777777" w:rsidR="001765FB" w:rsidRDefault="001765FB" w:rsidP="001765FB">
      <w:pPr>
        <w:ind w:left="1440" w:right="1440"/>
      </w:pPr>
    </w:p>
    <w:p w14:paraId="77896C54" w14:textId="05DF6205" w:rsidR="0041634C" w:rsidRDefault="0041634C" w:rsidP="0041634C">
      <w:pPr>
        <w:pStyle w:val="Heading2"/>
      </w:pPr>
      <w:bookmarkStart w:id="56" w:name="_Toc444535985"/>
      <w:r>
        <w:t>Games</w:t>
      </w:r>
      <w:bookmarkEnd w:id="56"/>
    </w:p>
    <w:p w14:paraId="6E0DB9EA" w14:textId="77777777" w:rsidR="0041634C" w:rsidRDefault="0041634C" w:rsidP="0041634C">
      <w:r>
        <w:t>The user can play games and activities with Einstein, the extent of which is limited by the doll’s current connectivity mode. Games vary widely in depth of play. Additionally, most games REQUIRE the doll to be in a fully connected mode and the user to have access to the mobile App.</w:t>
      </w:r>
    </w:p>
    <w:p w14:paraId="412A9271" w14:textId="732B1538" w:rsidR="008057CF" w:rsidRDefault="009A0698" w:rsidP="0041634C">
      <w:r>
        <w:t>All g</w:t>
      </w:r>
      <w:r w:rsidR="008057CF">
        <w:t>ames and activities can be categorized into the f</w:t>
      </w:r>
      <w:r>
        <w:t>ollowing categories:</w:t>
      </w:r>
    </w:p>
    <w:p w14:paraId="1FA23953" w14:textId="77777777" w:rsidR="0041634C" w:rsidRDefault="0041634C" w:rsidP="0041634C"/>
    <w:p w14:paraId="52EB7FB6" w14:textId="20355735" w:rsidR="008057CF" w:rsidRPr="00F56298" w:rsidRDefault="008057CF" w:rsidP="00F654E7">
      <w:pPr>
        <w:pStyle w:val="ListParagraph"/>
        <w:numPr>
          <w:ilvl w:val="0"/>
          <w:numId w:val="26"/>
        </w:numPr>
      </w:pPr>
      <w:r w:rsidRPr="008057CF">
        <w:rPr>
          <w:b/>
        </w:rPr>
        <w:t>Brain Game Challenges</w:t>
      </w:r>
      <w:r>
        <w:t xml:space="preserve"> are micro games assigned by Einstein at various times</w:t>
      </w:r>
      <w:r w:rsidR="009A0698">
        <w:t>,</w:t>
      </w:r>
      <w:r>
        <w:t xml:space="preserve"> an</w:t>
      </w:r>
      <w:r w:rsidR="009A0698">
        <w:t>d</w:t>
      </w:r>
      <w:r>
        <w:t xml:space="preserve"> accessed by the user via the Stein-O-</w:t>
      </w:r>
      <w:proofErr w:type="spellStart"/>
      <w:r>
        <w:t>matic</w:t>
      </w:r>
      <w:proofErr w:type="spellEnd"/>
      <w:r>
        <w:t xml:space="preserve">. </w:t>
      </w:r>
      <w:r w:rsidR="009A0698">
        <w:t xml:space="preserve">Completing challenges awards the user with IQ points. </w:t>
      </w:r>
      <w:r>
        <w:t xml:space="preserve">Once issued, some Brain Games can be played without Einstein being connected; however, the experience is enhanced with his verbal help and responses if he remains connected. </w:t>
      </w:r>
      <w:r w:rsidRPr="008057CF">
        <w:rPr>
          <w:i/>
        </w:rPr>
        <w:t xml:space="preserve">Note: some </w:t>
      </w:r>
      <w:r>
        <w:rPr>
          <w:i/>
        </w:rPr>
        <w:t>challenges</w:t>
      </w:r>
      <w:r w:rsidRPr="008057CF">
        <w:rPr>
          <w:i/>
        </w:rPr>
        <w:t xml:space="preserve"> REQUIRE Einstein to be connected.</w:t>
      </w:r>
    </w:p>
    <w:p w14:paraId="41DAD22D" w14:textId="43E7C7B5" w:rsidR="00F56298" w:rsidRPr="00F56298" w:rsidRDefault="00F56298" w:rsidP="00F56298">
      <w:pPr>
        <w:pStyle w:val="ListParagraph"/>
        <w:rPr>
          <w:i/>
        </w:rPr>
      </w:pPr>
      <w:r w:rsidRPr="00F56298">
        <w:rPr>
          <w:i/>
        </w:rPr>
        <w:t>Brain Games are designed to be data driven so that new ‘levels’ can be easily created and downloaded after release.</w:t>
      </w:r>
    </w:p>
    <w:p w14:paraId="34CA7B46" w14:textId="15CB991A" w:rsidR="008057CF" w:rsidRPr="008057CF" w:rsidRDefault="008057CF" w:rsidP="00F654E7">
      <w:pPr>
        <w:pStyle w:val="ListParagraph"/>
        <w:numPr>
          <w:ilvl w:val="0"/>
          <w:numId w:val="26"/>
        </w:numPr>
      </w:pPr>
      <w:r w:rsidRPr="009A0698">
        <w:rPr>
          <w:b/>
        </w:rPr>
        <w:t>Experiments</w:t>
      </w:r>
      <w:r w:rsidR="00096114">
        <w:t xml:space="preserve"> are more in-depth, </w:t>
      </w:r>
      <w:r w:rsidR="001765FB">
        <w:t>multi-level</w:t>
      </w:r>
      <w:r w:rsidR="00096114">
        <w:t xml:space="preserve"> Apps that are accessible via the Stein-O-</w:t>
      </w:r>
      <w:proofErr w:type="spellStart"/>
      <w:r w:rsidR="00096114">
        <w:t>Matic</w:t>
      </w:r>
      <w:proofErr w:type="spellEnd"/>
      <w:r w:rsidR="00096114">
        <w:t xml:space="preserve"> 3000. </w:t>
      </w:r>
      <w:r w:rsidR="009A0698">
        <w:t>Each Experiment deals with a single scientific principle or area of study (like g</w:t>
      </w:r>
      <w:r w:rsidR="001765FB">
        <w:t xml:space="preserve">ravity, chemistry or magnetism,) </w:t>
      </w:r>
      <w:r w:rsidR="009A0698">
        <w:t xml:space="preserve">wrapped in a fun, imaginary premise. Playing these games are meant to be both challenging and informative.  </w:t>
      </w:r>
    </w:p>
    <w:p w14:paraId="22C68076" w14:textId="35B9B795" w:rsidR="0041634C" w:rsidRDefault="008057CF" w:rsidP="0041634C">
      <w:pPr>
        <w:pStyle w:val="ListParagraph"/>
        <w:numPr>
          <w:ilvl w:val="0"/>
          <w:numId w:val="26"/>
        </w:numPr>
      </w:pPr>
      <w:r>
        <w:t xml:space="preserve">When Einstein is offline, he </w:t>
      </w:r>
      <w:r w:rsidR="00096114">
        <w:t>will</w:t>
      </w:r>
      <w:r>
        <w:t xml:space="preserve"> have some on-board </w:t>
      </w:r>
      <w:r w:rsidR="00096114">
        <w:t xml:space="preserve">activities. </w:t>
      </w:r>
      <w:r>
        <w:t>All</w:t>
      </w:r>
      <w:r w:rsidR="00096114">
        <w:t xml:space="preserve"> of these </w:t>
      </w:r>
      <w:r w:rsidR="00096114" w:rsidRPr="009A0698">
        <w:rPr>
          <w:b/>
        </w:rPr>
        <w:t>‘</w:t>
      </w:r>
      <w:r w:rsidRPr="009A0698">
        <w:rPr>
          <w:b/>
        </w:rPr>
        <w:t>takeaway activities</w:t>
      </w:r>
      <w:r w:rsidR="00096114" w:rsidRPr="009A0698">
        <w:rPr>
          <w:b/>
        </w:rPr>
        <w:t>’</w:t>
      </w:r>
      <w:r>
        <w:t xml:space="preserve"> are verbal games, like </w:t>
      </w:r>
      <w:r w:rsidR="00096114">
        <w:t>a story generator</w:t>
      </w:r>
      <w:r>
        <w:t xml:space="preserve"> or riddles.</w:t>
      </w:r>
    </w:p>
    <w:p w14:paraId="116C9EDE" w14:textId="77777777" w:rsidR="00F56298" w:rsidRDefault="00F56298" w:rsidP="0041634C"/>
    <w:p w14:paraId="53772B37" w14:textId="1A4005F6" w:rsidR="0041634C" w:rsidRDefault="0041634C" w:rsidP="0041634C">
      <w:r>
        <w:t>Games can be accessed through verbal command with the Einstein doll, by navigating to the game via keywords; or launched directly from the mobile App. A few games do not require the Stein-O-</w:t>
      </w:r>
      <w:proofErr w:type="spellStart"/>
      <w:r>
        <w:t>matic</w:t>
      </w:r>
      <w:proofErr w:type="spellEnd"/>
      <w:r>
        <w:t xml:space="preserve"> 3000 App to play, but most use the App in conjunction with the doll for a highly interactive experience.</w:t>
      </w:r>
    </w:p>
    <w:p w14:paraId="65C00379" w14:textId="77777777" w:rsidR="009C796E" w:rsidRDefault="009C796E" w:rsidP="0041634C"/>
    <w:p w14:paraId="6A0A20AA" w14:textId="557131CE" w:rsidR="009C796E" w:rsidRDefault="009C796E" w:rsidP="009C796E">
      <w:pPr>
        <w:pStyle w:val="Heading2"/>
      </w:pPr>
      <w:bookmarkStart w:id="57" w:name="_Toc444535986"/>
      <w:r>
        <w:t>Einstein’s Research (Narrated Videos)</w:t>
      </w:r>
      <w:bookmarkEnd w:id="57"/>
    </w:p>
    <w:p w14:paraId="47F43CE5" w14:textId="77777777" w:rsidR="00317D32" w:rsidRDefault="009C796E" w:rsidP="009C796E">
      <w:r>
        <w:t xml:space="preserve">Under the title of ‘research’ the user can ask Einstein to explain some of his most popular theories and subjects, like: </w:t>
      </w:r>
    </w:p>
    <w:p w14:paraId="557A17E4" w14:textId="77777777" w:rsidR="00317D32" w:rsidRDefault="009C796E" w:rsidP="00317D32">
      <w:pPr>
        <w:pStyle w:val="ListParagraph"/>
        <w:numPr>
          <w:ilvl w:val="0"/>
          <w:numId w:val="35"/>
        </w:numPr>
      </w:pPr>
      <w:r>
        <w:t xml:space="preserve">The general and </w:t>
      </w:r>
      <w:r w:rsidR="00317D32">
        <w:t>special Theories of Relativity</w:t>
      </w:r>
    </w:p>
    <w:p w14:paraId="608F1935" w14:textId="77777777" w:rsidR="00317D32" w:rsidRDefault="00317D32" w:rsidP="00317D32">
      <w:pPr>
        <w:pStyle w:val="ListParagraph"/>
        <w:numPr>
          <w:ilvl w:val="0"/>
          <w:numId w:val="35"/>
        </w:numPr>
      </w:pPr>
      <w:r>
        <w:t>Time</w:t>
      </w:r>
    </w:p>
    <w:p w14:paraId="5ADA7EC6" w14:textId="77777777" w:rsidR="00317D32" w:rsidRDefault="00317D32" w:rsidP="00317D32">
      <w:pPr>
        <w:pStyle w:val="ListParagraph"/>
        <w:numPr>
          <w:ilvl w:val="0"/>
          <w:numId w:val="35"/>
        </w:numPr>
      </w:pPr>
      <w:r>
        <w:t>Gravity</w:t>
      </w:r>
    </w:p>
    <w:p w14:paraId="7E0F0144" w14:textId="77777777" w:rsidR="00317D32" w:rsidRDefault="00317D32" w:rsidP="00317D32">
      <w:pPr>
        <w:pStyle w:val="ListParagraph"/>
        <w:numPr>
          <w:ilvl w:val="0"/>
          <w:numId w:val="35"/>
        </w:numPr>
      </w:pPr>
      <w:r>
        <w:t>Photoelectric effect</w:t>
      </w:r>
    </w:p>
    <w:p w14:paraId="7CEC7405" w14:textId="77777777" w:rsidR="00317D32" w:rsidRDefault="00317D32" w:rsidP="00317D32"/>
    <w:p w14:paraId="5D169504" w14:textId="77777777" w:rsidR="00317D32" w:rsidRDefault="009C796E" w:rsidP="00317D32">
      <w:r>
        <w:t>For each of these topics, a short motion graphic presentation will play out on the Stein-O-</w:t>
      </w:r>
      <w:proofErr w:type="spellStart"/>
      <w:r>
        <w:t>Matic</w:t>
      </w:r>
      <w:proofErr w:type="spellEnd"/>
      <w:r>
        <w:t xml:space="preserve"> as Einstein provides the narration.</w:t>
      </w:r>
      <w:r w:rsidR="00317D32">
        <w:t xml:space="preserve"> </w:t>
      </w:r>
    </w:p>
    <w:p w14:paraId="72908AD8" w14:textId="465FA11B" w:rsidR="009C796E" w:rsidRPr="00317D32" w:rsidRDefault="00317D32" w:rsidP="00317D32">
      <w:pPr>
        <w:rPr>
          <w:i/>
        </w:rPr>
      </w:pPr>
      <w:r w:rsidRPr="00317D32">
        <w:rPr>
          <w:i/>
        </w:rPr>
        <w:t xml:space="preserve">In addition to videos on Einstein’s popular areas of research, other knowledge topics will become available post launch. These will be offered as in-App </w:t>
      </w:r>
      <w:proofErr w:type="spellStart"/>
      <w:r w:rsidRPr="00317D32">
        <w:rPr>
          <w:i/>
        </w:rPr>
        <w:t>purchses</w:t>
      </w:r>
      <w:proofErr w:type="spellEnd"/>
      <w:r w:rsidRPr="00317D32">
        <w:rPr>
          <w:i/>
        </w:rPr>
        <w:t>.</w:t>
      </w:r>
    </w:p>
    <w:p w14:paraId="2193FA91" w14:textId="77777777" w:rsidR="009C796E" w:rsidRDefault="009C796E" w:rsidP="0041634C"/>
    <w:p w14:paraId="7B223789" w14:textId="77777777" w:rsidR="00C51DEA" w:rsidRDefault="00C51DEA">
      <w:pPr>
        <w:rPr>
          <w:rFonts w:asciiTheme="majorHAnsi" w:eastAsiaTheme="majorEastAsia" w:hAnsiTheme="majorHAnsi" w:cstheme="majorBidi"/>
          <w:b/>
          <w:bCs/>
          <w:color w:val="385623" w:themeColor="accent6" w:themeShade="80"/>
          <w:sz w:val="28"/>
          <w:szCs w:val="28"/>
        </w:rPr>
      </w:pPr>
      <w:r>
        <w:br w:type="page"/>
      </w:r>
    </w:p>
    <w:p w14:paraId="56725B85" w14:textId="54F5F76F" w:rsidR="00735B4D" w:rsidRDefault="00FE151B" w:rsidP="00D916B3">
      <w:pPr>
        <w:pStyle w:val="Heading1"/>
      </w:pPr>
      <w:bookmarkStart w:id="58" w:name="_Toc444535987"/>
      <w:r>
        <w:lastRenderedPageBreak/>
        <w:t xml:space="preserve">The </w:t>
      </w:r>
      <w:r w:rsidR="005102F8">
        <w:t>Einstein Robot</w:t>
      </w:r>
      <w:bookmarkEnd w:id="58"/>
      <w:r w:rsidR="00D916B3">
        <w:t xml:space="preserve"> </w:t>
      </w:r>
    </w:p>
    <w:p w14:paraId="1B13765C" w14:textId="4F3979A4" w:rsidR="00735B4D" w:rsidRDefault="00735B4D" w:rsidP="00735B4D">
      <w:r>
        <w:t xml:space="preserve">Einstein can </w:t>
      </w:r>
      <w:r w:rsidR="00F73322">
        <w:t>be</w:t>
      </w:r>
      <w:r>
        <w:t xml:space="preserve"> </w:t>
      </w:r>
      <w:r w:rsidR="000E53B4">
        <w:t xml:space="preserve">in </w:t>
      </w:r>
      <w:r>
        <w:t>different MODES based on his connectivity status. Einstein’s cu</w:t>
      </w:r>
      <w:r w:rsidR="00D916B3">
        <w:t>rrent MODE determines what content is accessible to the user and the extent</w:t>
      </w:r>
      <w:r>
        <w:t xml:space="preserve"> of interaction possible </w:t>
      </w:r>
      <w:r w:rsidR="00D916B3">
        <w:t>with Einstein</w:t>
      </w:r>
      <w:r w:rsidR="00165EE8">
        <w:t xml:space="preserve"> at that moment</w:t>
      </w:r>
      <w:r>
        <w:t>.</w:t>
      </w:r>
    </w:p>
    <w:p w14:paraId="3B694D79" w14:textId="77777777" w:rsidR="00735B4D" w:rsidRDefault="00735B4D" w:rsidP="00735B4D"/>
    <w:p w14:paraId="34B7AE83" w14:textId="5B141EBD" w:rsidR="00735B4D" w:rsidRDefault="00735B4D" w:rsidP="00F16614">
      <w:pPr>
        <w:pStyle w:val="ListParagraph"/>
        <w:numPr>
          <w:ilvl w:val="0"/>
          <w:numId w:val="18"/>
        </w:numPr>
      </w:pPr>
      <w:r>
        <w:t>FULLY CONNECTED – Einstein is Fully Connected when he is connected to both the internet (cloud service) and the mobile app. In this MODE, Einstein has access to all features.</w:t>
      </w:r>
    </w:p>
    <w:p w14:paraId="33E4F6D5" w14:textId="2EB7DC3E" w:rsidR="00735B4D" w:rsidRDefault="00735B4D" w:rsidP="00F16614">
      <w:pPr>
        <w:pStyle w:val="ListParagraph"/>
        <w:numPr>
          <w:ilvl w:val="0"/>
          <w:numId w:val="18"/>
        </w:numPr>
      </w:pPr>
      <w:r>
        <w:t xml:space="preserve">CLOUD CONNECTED – When Einstein is connected to the internet, but not the mobile App, he has </w:t>
      </w:r>
      <w:r w:rsidR="009D6950">
        <w:t>access to expanded cloud content downloads</w:t>
      </w:r>
      <w:r>
        <w:t xml:space="preserve">, but no </w:t>
      </w:r>
      <w:r w:rsidR="008F7F1C">
        <w:t xml:space="preserve">direct </w:t>
      </w:r>
      <w:r>
        <w:t xml:space="preserve">App interaction is possible. </w:t>
      </w:r>
      <w:r w:rsidR="008F7F1C">
        <w:rPr>
          <w:i/>
        </w:rPr>
        <w:t>During this stage, when</w:t>
      </w:r>
      <w:r w:rsidRPr="008F7F1C">
        <w:rPr>
          <w:i/>
        </w:rPr>
        <w:t xml:space="preserve"> the mobile app is loaded, it will </w:t>
      </w:r>
      <w:r w:rsidR="008F7F1C">
        <w:rPr>
          <w:i/>
        </w:rPr>
        <w:t>constantly remind the user to connect</w:t>
      </w:r>
      <w:r w:rsidRPr="008F7F1C">
        <w:rPr>
          <w:i/>
        </w:rPr>
        <w:t xml:space="preserve"> Einstein</w:t>
      </w:r>
      <w:r w:rsidR="008F7F1C">
        <w:rPr>
          <w:i/>
        </w:rPr>
        <w:t>; and Einstein will frequently do the same.</w:t>
      </w:r>
    </w:p>
    <w:p w14:paraId="3675C1A1" w14:textId="4876BD31" w:rsidR="00735B4D" w:rsidRDefault="00735B4D" w:rsidP="00F16614">
      <w:pPr>
        <w:pStyle w:val="ListParagraph"/>
        <w:numPr>
          <w:ilvl w:val="0"/>
          <w:numId w:val="18"/>
        </w:numPr>
      </w:pPr>
      <w:r>
        <w:t xml:space="preserve">APP CONNNECTED – It’s possible that Einstein is </w:t>
      </w:r>
      <w:r w:rsidR="008F7F1C">
        <w:t>not</w:t>
      </w:r>
      <w:r>
        <w:t xml:space="preserve"> setup to access the internet, </w:t>
      </w:r>
      <w:r w:rsidR="008F7F1C">
        <w:t xml:space="preserve">setup fails </w:t>
      </w:r>
      <w:r>
        <w:t xml:space="preserve">or </w:t>
      </w:r>
      <w:r w:rsidR="008F7F1C">
        <w:t xml:space="preserve">Einstein </w:t>
      </w:r>
      <w:r>
        <w:t>temporarily looses the connection. In this case, Einstein will be able to interact with the mobile App features, but will no</w:t>
      </w:r>
      <w:r w:rsidR="000740E2">
        <w:t>t have access to cloud features.</w:t>
      </w:r>
    </w:p>
    <w:p w14:paraId="55D94A0B" w14:textId="7BBE4A84" w:rsidR="00735B4D" w:rsidRDefault="00735B4D" w:rsidP="00F16614">
      <w:pPr>
        <w:pStyle w:val="ListParagraph"/>
        <w:numPr>
          <w:ilvl w:val="0"/>
          <w:numId w:val="18"/>
        </w:numPr>
      </w:pPr>
      <w:r>
        <w:t xml:space="preserve">OFFLINE – When Einstein is </w:t>
      </w:r>
      <w:r w:rsidR="008F7F1C">
        <w:t>not connected to the internet or</w:t>
      </w:r>
      <w:r>
        <w:t xml:space="preserve"> the mobile App, he only has access to his onboard (keyword-based) communication tree and downloaded/take-away features. In this state, both Einstein and the mobile App will frequently insist on ‘getting connected.’ </w:t>
      </w:r>
    </w:p>
    <w:p w14:paraId="30AA1C96" w14:textId="7464C81C" w:rsidR="00F16614" w:rsidRDefault="00F16614" w:rsidP="00757D1E"/>
    <w:p w14:paraId="260C3E27" w14:textId="7A8BC47C" w:rsidR="00757D1E" w:rsidRDefault="00B91625" w:rsidP="003E2070">
      <w:pPr>
        <w:pStyle w:val="Heading2"/>
      </w:pPr>
      <w:bookmarkStart w:id="59" w:name="_Ref440308279"/>
      <w:bookmarkStart w:id="60" w:name="_Toc444535988"/>
      <w:r>
        <w:t>OFFLINE</w:t>
      </w:r>
      <w:r w:rsidR="003F4DC8">
        <w:t xml:space="preserve"> Mode</w:t>
      </w:r>
      <w:bookmarkEnd w:id="59"/>
      <w:bookmarkEnd w:id="60"/>
    </w:p>
    <w:p w14:paraId="47128E49" w14:textId="2F9B87EF" w:rsidR="003F4DC8" w:rsidRPr="003F4DC8" w:rsidRDefault="003F4DC8" w:rsidP="00757D1E">
      <w:r w:rsidRPr="003F4DC8">
        <w:t xml:space="preserve">The robot </w:t>
      </w:r>
      <w:r w:rsidR="00D77998">
        <w:t>is in offline mode when it has no connection to</w:t>
      </w:r>
      <w:r w:rsidR="008F7F1C">
        <w:t xml:space="preserve"> the internet or to the mobile App.</w:t>
      </w:r>
    </w:p>
    <w:p w14:paraId="4399CBC2" w14:textId="7AB4A4C3" w:rsidR="00EA5BD1" w:rsidRDefault="00DA0E16" w:rsidP="00757D1E">
      <w:r>
        <w:t>WHEN OFFLINE</w:t>
      </w:r>
      <w:r w:rsidR="001B35BA">
        <w:t>, Einstein has</w:t>
      </w:r>
      <w:r w:rsidR="003E2070">
        <w:t xml:space="preserve"> reduced functionality</w:t>
      </w:r>
      <w:r w:rsidR="0084734E">
        <w:t xml:space="preserve"> </w:t>
      </w:r>
      <w:r w:rsidR="003E2070">
        <w:t>and</w:t>
      </w:r>
      <w:r w:rsidR="001B35BA">
        <w:t xml:space="preserve"> </w:t>
      </w:r>
      <w:r w:rsidR="00581279">
        <w:t xml:space="preserve">can only </w:t>
      </w:r>
      <w:r w:rsidR="001B35BA">
        <w:t xml:space="preserve">access </w:t>
      </w:r>
      <w:r w:rsidR="008F7F1C">
        <w:t>a</w:t>
      </w:r>
      <w:r w:rsidR="001B35BA">
        <w:t xml:space="preserve"> Limited User Profile</w:t>
      </w:r>
      <w:r w:rsidR="00653BA5">
        <w:t xml:space="preserve"> and offline activities</w:t>
      </w:r>
      <w:r w:rsidR="000E4FA5">
        <w:t>.</w:t>
      </w:r>
    </w:p>
    <w:p w14:paraId="4EB4641D" w14:textId="23D28D27" w:rsidR="00BB226B" w:rsidRDefault="00D54B19" w:rsidP="002949DF">
      <w:pPr>
        <w:pStyle w:val="Heading3"/>
      </w:pPr>
      <w:bookmarkStart w:id="61" w:name="_Toc444535989"/>
      <w:r>
        <w:t>Keyword (voice) Navigation</w:t>
      </w:r>
      <w:bookmarkEnd w:id="61"/>
    </w:p>
    <w:p w14:paraId="464F395C" w14:textId="285F3EF6" w:rsidR="00653BA5" w:rsidRDefault="00653BA5" w:rsidP="00653BA5">
      <w:r>
        <w:t xml:space="preserve">In offline mode, Einstein </w:t>
      </w:r>
      <w:r w:rsidR="00D54B19">
        <w:t xml:space="preserve">only </w:t>
      </w:r>
      <w:r>
        <w:t xml:space="preserve">reacts to a core set of </w:t>
      </w:r>
      <w:r w:rsidR="00D54B19">
        <w:t>key</w:t>
      </w:r>
      <w:r>
        <w:t>words that allow the user to navigate the offline content menu.</w:t>
      </w:r>
    </w:p>
    <w:p w14:paraId="5DF851AE" w14:textId="5297C528" w:rsidR="00141A69" w:rsidRDefault="00D54B19" w:rsidP="00653BA5">
      <w:r>
        <w:t xml:space="preserve">Below is a first pass flow example of how the user may navigate Einstein’s on-board content tree using only keywords. </w:t>
      </w:r>
      <w:r w:rsidRPr="00D54B19">
        <w:rPr>
          <w:i/>
        </w:rPr>
        <w:t>Note: the nodes in pink r</w:t>
      </w:r>
      <w:r>
        <w:rPr>
          <w:i/>
        </w:rPr>
        <w:t>equire Einstein to be connected.</w:t>
      </w:r>
      <w:r w:rsidRPr="00D54B19">
        <w:rPr>
          <w:i/>
        </w:rPr>
        <w:t xml:space="preserve"> </w:t>
      </w:r>
      <w:r>
        <w:rPr>
          <w:i/>
        </w:rPr>
        <w:t>N</w:t>
      </w:r>
      <w:r w:rsidRPr="00D54B19">
        <w:rPr>
          <w:i/>
        </w:rPr>
        <w:t xml:space="preserve">odes in blue assume that Einstein is able to have a limited amount of on-board ‘knowledge’ about himself. This </w:t>
      </w:r>
      <w:r>
        <w:rPr>
          <w:i/>
        </w:rPr>
        <w:t>is</w:t>
      </w:r>
      <w:r w:rsidRPr="00D54B19">
        <w:rPr>
          <w:i/>
        </w:rPr>
        <w:t xml:space="preserve"> </w:t>
      </w:r>
      <w:r>
        <w:rPr>
          <w:i/>
        </w:rPr>
        <w:t>needed</w:t>
      </w:r>
      <w:r w:rsidRPr="00D54B19">
        <w:rPr>
          <w:i/>
        </w:rPr>
        <w:t xml:space="preserve"> for </w:t>
      </w:r>
      <w:r>
        <w:rPr>
          <w:i/>
        </w:rPr>
        <w:t>an</w:t>
      </w:r>
      <w:r w:rsidRPr="00D54B19">
        <w:rPr>
          <w:i/>
        </w:rPr>
        <w:t xml:space="preserve"> ‘out of the box’ experiment where the user wants to ask Einstein </w:t>
      </w:r>
      <w:r>
        <w:rPr>
          <w:i/>
        </w:rPr>
        <w:t>a question about his own work, life, etc.</w:t>
      </w:r>
      <w:r>
        <w:t xml:space="preserve"> </w:t>
      </w:r>
    </w:p>
    <w:p w14:paraId="1E01E6A9" w14:textId="49FAB6BD" w:rsidR="00D54B19" w:rsidRDefault="00D54B19" w:rsidP="00653BA5">
      <w:r>
        <w:rPr>
          <w:noProof/>
        </w:rPr>
        <w:lastRenderedPageBreak/>
        <w:drawing>
          <wp:inline distT="0" distB="0" distL="0" distR="0" wp14:anchorId="3241463B" wp14:editId="02CBAD2B">
            <wp:extent cx="5943600" cy="3548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instein Flow 2 - Untitled P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48380"/>
                    </a:xfrm>
                    <a:prstGeom prst="rect">
                      <a:avLst/>
                    </a:prstGeom>
                  </pic:spPr>
                </pic:pic>
              </a:graphicData>
            </a:graphic>
          </wp:inline>
        </w:drawing>
      </w:r>
    </w:p>
    <w:p w14:paraId="22A14AC7" w14:textId="52478C9E" w:rsidR="00863D20" w:rsidRDefault="003F562D" w:rsidP="00653BA5">
      <w:pPr>
        <w:pStyle w:val="Heading3"/>
      </w:pPr>
      <w:bookmarkStart w:id="62" w:name="_Toc444535990"/>
      <w:r>
        <w:t xml:space="preserve">Offline </w:t>
      </w:r>
      <w:r w:rsidR="00653BA5">
        <w:t>Activities</w:t>
      </w:r>
      <w:bookmarkEnd w:id="62"/>
    </w:p>
    <w:p w14:paraId="2D02167E" w14:textId="51993DF1" w:rsidR="00BB226B" w:rsidRDefault="00EA5BD1" w:rsidP="00757D1E">
      <w:r>
        <w:t>In offline mode, Einstein has access to a limited set of onboard/takeaway content.</w:t>
      </w:r>
    </w:p>
    <w:p w14:paraId="2978503A" w14:textId="77777777" w:rsidR="00863706" w:rsidRDefault="00863706" w:rsidP="00757D1E"/>
    <w:p w14:paraId="19DC2ED5" w14:textId="46A1D342" w:rsidR="00A17177" w:rsidRPr="00A17177" w:rsidRDefault="00A17177" w:rsidP="00757D1E">
      <w:pPr>
        <w:rPr>
          <w:smallCaps/>
        </w:rPr>
      </w:pPr>
      <w:r w:rsidRPr="00A17177">
        <w:rPr>
          <w:smallCaps/>
        </w:rPr>
        <w:t>Imagine This!</w:t>
      </w:r>
    </w:p>
    <w:p w14:paraId="2EFD4DE3" w14:textId="53C9BD84" w:rsidR="00A17177" w:rsidRDefault="00A17177" w:rsidP="00757D1E">
      <w:r>
        <w:t xml:space="preserve">Imagine This! is a </w:t>
      </w:r>
      <w:proofErr w:type="spellStart"/>
      <w:r>
        <w:t>MadLibs</w:t>
      </w:r>
      <w:proofErr w:type="spellEnd"/>
      <w:r>
        <w:t xml:space="preserve"> style story </w:t>
      </w:r>
      <w:r w:rsidR="00905553">
        <w:t xml:space="preserve">(playable in offline mode) </w:t>
      </w:r>
      <w:r>
        <w:t>where</w:t>
      </w:r>
      <w:r w:rsidR="00905553">
        <w:t>in</w:t>
      </w:r>
      <w:r>
        <w:t xml:space="preserve"> Einstein asks the user to provide options to seed </w:t>
      </w:r>
      <w:r w:rsidR="00863706">
        <w:t>some fantastic, and possibly made up, stories of the professor’s misadventures</w:t>
      </w:r>
      <w:r w:rsidR="002D21C5">
        <w:t xml:space="preserve">. In addition to initial choices, </w:t>
      </w:r>
      <w:r>
        <w:t xml:space="preserve">information from the user’s profile </w:t>
      </w:r>
      <w:r w:rsidR="002D21C5">
        <w:t xml:space="preserve">is added </w:t>
      </w:r>
      <w:r>
        <w:t xml:space="preserve">to fill in additional details. Finally, as Einstein tells the story, the user is offered points at which </w:t>
      </w:r>
      <w:r w:rsidR="002D21C5">
        <w:t>the user can make decisions that change the course of the story.</w:t>
      </w:r>
    </w:p>
    <w:p w14:paraId="6A4AC5F5" w14:textId="39B77EF6" w:rsidR="00EA5BD1" w:rsidRPr="001D3266" w:rsidRDefault="002D21C5" w:rsidP="00757D1E">
      <w:pPr>
        <w:rPr>
          <w:i/>
        </w:rPr>
      </w:pPr>
      <w:r>
        <w:rPr>
          <w:i/>
        </w:rPr>
        <w:t>An enhanced version of Imagine This! is available if Einstein is connected to the Stein-O-</w:t>
      </w:r>
      <w:proofErr w:type="spellStart"/>
      <w:r>
        <w:rPr>
          <w:i/>
        </w:rPr>
        <w:t>matic</w:t>
      </w:r>
      <w:proofErr w:type="spellEnd"/>
      <w:r>
        <w:rPr>
          <w:i/>
        </w:rPr>
        <w:t xml:space="preserve"> App.</w:t>
      </w:r>
    </w:p>
    <w:p w14:paraId="7EEA1CA4" w14:textId="77777777" w:rsidR="00EA5BD1" w:rsidRDefault="00EA5BD1" w:rsidP="00757D1E"/>
    <w:p w14:paraId="4425B15F" w14:textId="76DF1BA6" w:rsidR="00BB226B" w:rsidRPr="00BB226B" w:rsidRDefault="00CD61C3" w:rsidP="003E2070">
      <w:pPr>
        <w:pStyle w:val="Heading2"/>
      </w:pPr>
      <w:bookmarkStart w:id="63" w:name="_Toc444535991"/>
      <w:r>
        <w:t>CLOUD CONNECTED Mode</w:t>
      </w:r>
      <w:bookmarkEnd w:id="63"/>
    </w:p>
    <w:p w14:paraId="251526CD" w14:textId="77777777" w:rsidR="00FC5322" w:rsidRDefault="003E2070" w:rsidP="00757D1E">
      <w:r>
        <w:t xml:space="preserve">Einstein can connect to </w:t>
      </w:r>
      <w:r w:rsidR="00104F05">
        <w:t>a local Wi-Fi router.</w:t>
      </w:r>
    </w:p>
    <w:p w14:paraId="2D6D78D1" w14:textId="08CE706E" w:rsidR="004669E8" w:rsidRDefault="00FC5322" w:rsidP="00757D1E">
      <w:r>
        <w:t xml:space="preserve">When connected, </w:t>
      </w:r>
      <w:r w:rsidR="004669E8">
        <w:t xml:space="preserve">Einstein </w:t>
      </w:r>
      <w:r>
        <w:t>can access</w:t>
      </w:r>
      <w:r w:rsidR="004669E8">
        <w:t xml:space="preserve"> the </w:t>
      </w:r>
      <w:r w:rsidR="00104F05">
        <w:t>cloud service</w:t>
      </w:r>
      <w:r>
        <w:t>.</w:t>
      </w:r>
    </w:p>
    <w:p w14:paraId="7EEC2457" w14:textId="77777777" w:rsidR="00DC5ECC" w:rsidRDefault="00DC5ECC" w:rsidP="003E32EF">
      <w:pPr>
        <w:rPr>
          <w:rFonts w:asciiTheme="majorHAnsi" w:eastAsiaTheme="majorEastAsia" w:hAnsiTheme="majorHAnsi" w:cstheme="majorBidi"/>
          <w:b/>
          <w:bCs/>
          <w:color w:val="5B9BD5" w:themeColor="accent1"/>
        </w:rPr>
      </w:pPr>
    </w:p>
    <w:p w14:paraId="6F948A26" w14:textId="58DAEA45" w:rsidR="003E32EF" w:rsidRDefault="003E32EF" w:rsidP="003E32EF">
      <w:r>
        <w:t>Connection to</w:t>
      </w:r>
      <w:r w:rsidR="00031AD9">
        <w:t xml:space="preserve"> the cloud service</w:t>
      </w:r>
      <w:r>
        <w:t xml:space="preserve"> will provide the following expanded features:</w:t>
      </w:r>
    </w:p>
    <w:p w14:paraId="2491A760" w14:textId="1BEB2223" w:rsidR="009E030F" w:rsidRDefault="009E030F" w:rsidP="003E32EF">
      <w:pPr>
        <w:pStyle w:val="ListParagraph"/>
        <w:numPr>
          <w:ilvl w:val="0"/>
          <w:numId w:val="12"/>
        </w:numPr>
      </w:pPr>
      <w:r>
        <w:t>Einstein can download new activity scripts</w:t>
      </w:r>
    </w:p>
    <w:p w14:paraId="268966CB" w14:textId="77777777" w:rsidR="009E030F" w:rsidRDefault="009E030F" w:rsidP="003E32EF">
      <w:pPr>
        <w:pStyle w:val="ListParagraph"/>
        <w:numPr>
          <w:ilvl w:val="0"/>
          <w:numId w:val="12"/>
        </w:numPr>
      </w:pPr>
      <w:r>
        <w:t>Einstein can download new keyword groups and dialog scripts</w:t>
      </w:r>
    </w:p>
    <w:p w14:paraId="1B127AB2" w14:textId="578FA9EB" w:rsidR="00C82F1D" w:rsidRPr="009E030F" w:rsidRDefault="000E53B4" w:rsidP="007D3E9B">
      <w:pPr>
        <w:pStyle w:val="ListParagraph"/>
        <w:numPr>
          <w:ilvl w:val="0"/>
          <w:numId w:val="12"/>
        </w:numPr>
      </w:pPr>
      <w:commentRangeStart w:id="64"/>
      <w:r>
        <w:t>Einstein has access to special information</w:t>
      </w:r>
      <w:r w:rsidR="00C41B3C">
        <w:t xml:space="preserve"> such as weather, location based </w:t>
      </w:r>
      <w:proofErr w:type="spellStart"/>
      <w:r w:rsidR="00C41B3C">
        <w:t>information,</w:t>
      </w:r>
      <w:r>
        <w:t>etc</w:t>
      </w:r>
      <w:proofErr w:type="spellEnd"/>
      <w:r w:rsidR="00C41B3C">
        <w:t xml:space="preserve"> </w:t>
      </w:r>
      <w:r w:rsidR="00C41B3C">
        <w:rPr>
          <w:i/>
        </w:rPr>
        <w:t>…</w:t>
      </w:r>
      <w:commentRangeEnd w:id="64"/>
      <w:r>
        <w:rPr>
          <w:rStyle w:val="CommentReference"/>
        </w:rPr>
        <w:commentReference w:id="64"/>
      </w:r>
    </w:p>
    <w:p w14:paraId="1D4EDCC0" w14:textId="77777777" w:rsidR="009E030F" w:rsidRDefault="009E030F" w:rsidP="009E030F"/>
    <w:p w14:paraId="1197FC31" w14:textId="41B58120" w:rsidR="005C4A54" w:rsidRDefault="00C82F1D" w:rsidP="007D3E9B">
      <w:commentRangeStart w:id="65"/>
      <w:r>
        <w:lastRenderedPageBreak/>
        <w:t xml:space="preserve">When connected, </w:t>
      </w:r>
      <w:r w:rsidR="00DC5ECC">
        <w:t>Einstein will provide answers to natural spoken queries</w:t>
      </w:r>
      <w:r w:rsidR="00FC5322">
        <w:t xml:space="preserve"> IF the user asks a question and Einstein does not detect an existing keyword</w:t>
      </w:r>
      <w:r w:rsidR="00DC5ECC">
        <w:t xml:space="preserve"> (</w:t>
      </w:r>
      <w:proofErr w:type="spellStart"/>
      <w:r>
        <w:t>eg</w:t>
      </w:r>
      <w:proofErr w:type="spellEnd"/>
      <w:r>
        <w:t xml:space="preserve">. </w:t>
      </w:r>
      <w:r w:rsidR="00DC5ECC">
        <w:t>Siri/google Voice</w:t>
      </w:r>
      <w:r>
        <w:t xml:space="preserve"> query</w:t>
      </w:r>
      <w:r w:rsidR="00DC5ECC">
        <w:t xml:space="preserve">). </w:t>
      </w:r>
      <w:commentRangeEnd w:id="65"/>
      <w:r w:rsidR="009A2AF9">
        <w:rPr>
          <w:rStyle w:val="CommentReference"/>
        </w:rPr>
        <w:commentReference w:id="65"/>
      </w:r>
    </w:p>
    <w:p w14:paraId="7AC32E8F" w14:textId="1EFAB2AF" w:rsidR="0060405D" w:rsidRDefault="0060405D" w:rsidP="0060405D">
      <w:pPr>
        <w:pStyle w:val="Heading3"/>
      </w:pPr>
      <w:bookmarkStart w:id="66" w:name="_Toc444535992"/>
      <w:commentRangeStart w:id="67"/>
      <w:r>
        <w:t>Navigation - Cloud Word</w:t>
      </w:r>
      <w:bookmarkEnd w:id="66"/>
    </w:p>
    <w:p w14:paraId="2CDE1F5C" w14:textId="33697359" w:rsidR="0060405D" w:rsidRDefault="0060405D" w:rsidP="0060405D">
      <w:r>
        <w:t xml:space="preserve">In </w:t>
      </w:r>
      <w:r w:rsidR="00A61352">
        <w:t>cloud connected</w:t>
      </w:r>
      <w:r>
        <w:t xml:space="preserve"> mode, Einstein will react to a far wider range of verbal commands and </w:t>
      </w:r>
      <w:bookmarkStart w:id="68" w:name="_GoBack"/>
      <w:bookmarkEnd w:id="68"/>
      <w:r>
        <w:t>queries.</w:t>
      </w:r>
      <w:r w:rsidR="00CF4806">
        <w:t xml:space="preserve"> </w:t>
      </w:r>
    </w:p>
    <w:p w14:paraId="6D74303A" w14:textId="77777777" w:rsidR="00E613DE" w:rsidRDefault="00E613DE" w:rsidP="0060405D"/>
    <w:p w14:paraId="4E448DA0" w14:textId="351A76FA" w:rsidR="00E613DE" w:rsidRDefault="00E613DE" w:rsidP="00E613DE">
      <w:pPr>
        <w:rPr>
          <w:smallCaps/>
        </w:rPr>
      </w:pPr>
      <w:r>
        <w:rPr>
          <w:smallCaps/>
        </w:rPr>
        <w:t>Cloud queries</w:t>
      </w:r>
    </w:p>
    <w:p w14:paraId="1FDE6F88" w14:textId="73D0BB7A" w:rsidR="00CF4806" w:rsidRDefault="00CF4806" w:rsidP="0060405D">
      <w:r>
        <w:t xml:space="preserve">If Einstein does not recognize a keyword, the sentence will be sent to the cloud service to be </w:t>
      </w:r>
      <w:r w:rsidR="00EB1EBB">
        <w:t>processed</w:t>
      </w:r>
      <w:r>
        <w:t xml:space="preserve"> as a </w:t>
      </w:r>
      <w:r w:rsidR="00EB1EBB">
        <w:t>Watson/Siri/Cortana/G</w:t>
      </w:r>
      <w:r>
        <w:t>oogle voice style query.</w:t>
      </w:r>
    </w:p>
    <w:commentRangeEnd w:id="67"/>
    <w:p w14:paraId="7D81E9B2" w14:textId="58357433" w:rsidR="00CF4806" w:rsidRPr="009A2AF9" w:rsidRDefault="009A2AF9" w:rsidP="00757D1E">
      <w:pPr>
        <w:rPr>
          <w:i/>
        </w:rPr>
      </w:pPr>
      <w:r>
        <w:rPr>
          <w:rStyle w:val="CommentReference"/>
        </w:rPr>
        <w:commentReference w:id="67"/>
      </w:r>
    </w:p>
    <w:p w14:paraId="479A0964" w14:textId="260DC826" w:rsidR="001B35BA" w:rsidRDefault="00FE151B" w:rsidP="005C4A54">
      <w:pPr>
        <w:pStyle w:val="Heading3"/>
      </w:pPr>
      <w:bookmarkStart w:id="69" w:name="_Toc444535993"/>
      <w:r>
        <w:t xml:space="preserve">Connected </w:t>
      </w:r>
      <w:r w:rsidR="005C4A54">
        <w:t>Activities</w:t>
      </w:r>
      <w:bookmarkEnd w:id="69"/>
    </w:p>
    <w:p w14:paraId="37004ABB" w14:textId="3E6CA4B7" w:rsidR="005248EA" w:rsidRDefault="00E613DE" w:rsidP="005248EA">
      <w:r>
        <w:t>When Einstein is connected to the internet only, he has access to his cloud connected subset of activities.</w:t>
      </w:r>
    </w:p>
    <w:p w14:paraId="595DCE3C" w14:textId="77777777" w:rsidR="006C4018" w:rsidRDefault="006C4018" w:rsidP="005248EA"/>
    <w:p w14:paraId="5C455CFC" w14:textId="7887496E" w:rsidR="000404A6" w:rsidRPr="00BB226B" w:rsidRDefault="000404A6" w:rsidP="000404A6">
      <w:pPr>
        <w:pStyle w:val="Heading2"/>
      </w:pPr>
      <w:bookmarkStart w:id="70" w:name="_Toc444535994"/>
      <w:r>
        <w:t>APP CONNECTED Mode</w:t>
      </w:r>
      <w:bookmarkEnd w:id="70"/>
    </w:p>
    <w:p w14:paraId="6C0D0BC8" w14:textId="4FC174D5" w:rsidR="000404A6" w:rsidRDefault="000404A6" w:rsidP="000404A6">
      <w:r>
        <w:t>Einstein can connect directly to the Stein-O-</w:t>
      </w:r>
      <w:proofErr w:type="spellStart"/>
      <w:r>
        <w:t>matic</w:t>
      </w:r>
      <w:proofErr w:type="spellEnd"/>
      <w:r>
        <w:t xml:space="preserve"> mobile App.</w:t>
      </w:r>
    </w:p>
    <w:p w14:paraId="4B89E87F" w14:textId="24D07CB8" w:rsidR="000404A6" w:rsidRDefault="000404A6" w:rsidP="000404A6">
      <w:r>
        <w:t>When connected, Einstein can trigger UI actions and, conversely, can respond verbally to user actions taken when engaging the UI.</w:t>
      </w:r>
    </w:p>
    <w:p w14:paraId="12A1DAED" w14:textId="77777777" w:rsidR="007B0035" w:rsidRDefault="007B0035" w:rsidP="000404A6">
      <w:pPr>
        <w:rPr>
          <w:b/>
        </w:rPr>
      </w:pPr>
    </w:p>
    <w:p w14:paraId="54EB2709" w14:textId="31816946" w:rsidR="000404A6" w:rsidRPr="00C95EFF" w:rsidRDefault="007B0035" w:rsidP="005248EA">
      <w:pPr>
        <w:rPr>
          <w:i/>
        </w:rPr>
      </w:pPr>
      <w:r w:rsidRPr="007B0035">
        <w:rPr>
          <w:i/>
        </w:rPr>
        <w:t xml:space="preserve">Note: </w:t>
      </w:r>
      <w:r w:rsidR="003E0BCD" w:rsidRPr="007B0035">
        <w:rPr>
          <w:i/>
        </w:rPr>
        <w:t>Quick reaction</w:t>
      </w:r>
      <w:r w:rsidRPr="007B0035">
        <w:rPr>
          <w:i/>
        </w:rPr>
        <w:t>s</w:t>
      </w:r>
      <w:r w:rsidR="003E0BCD" w:rsidRPr="007B0035">
        <w:rPr>
          <w:i/>
        </w:rPr>
        <w:t xml:space="preserve"> from Einstein</w:t>
      </w:r>
      <w:r w:rsidRPr="007B0035">
        <w:rPr>
          <w:i/>
        </w:rPr>
        <w:t>,</w:t>
      </w:r>
      <w:r w:rsidR="003E0BCD" w:rsidRPr="007B0035">
        <w:rPr>
          <w:i/>
        </w:rPr>
        <w:t xml:space="preserve"> based on </w:t>
      </w:r>
      <w:r w:rsidRPr="007B0035">
        <w:rPr>
          <w:i/>
        </w:rPr>
        <w:t>action taken by the user with</w:t>
      </w:r>
      <w:r w:rsidR="003E0BCD" w:rsidRPr="007B0035">
        <w:rPr>
          <w:i/>
        </w:rPr>
        <w:t>in the mobile App</w:t>
      </w:r>
      <w:r w:rsidRPr="007B0035">
        <w:rPr>
          <w:i/>
        </w:rPr>
        <w:t>,</w:t>
      </w:r>
      <w:r w:rsidR="003E0BCD" w:rsidRPr="007B0035">
        <w:rPr>
          <w:i/>
        </w:rPr>
        <w:t xml:space="preserve"> is essential to </w:t>
      </w:r>
      <w:r w:rsidRPr="007B0035">
        <w:rPr>
          <w:i/>
        </w:rPr>
        <w:t>this</w:t>
      </w:r>
      <w:r w:rsidR="003E0BCD" w:rsidRPr="007B0035">
        <w:rPr>
          <w:i/>
        </w:rPr>
        <w:t xml:space="preserve"> Einstein experience</w:t>
      </w:r>
      <w:proofErr w:type="gramStart"/>
      <w:r w:rsidR="003E0BCD" w:rsidRPr="007B0035">
        <w:rPr>
          <w:i/>
        </w:rPr>
        <w:t>.</w:t>
      </w:r>
      <w:r w:rsidR="000404A6">
        <w:rPr>
          <w:color w:val="FFFFFF" w:themeColor="background1"/>
        </w:rPr>
        <w:t>.</w:t>
      </w:r>
      <w:proofErr w:type="gramEnd"/>
    </w:p>
    <w:p w14:paraId="6821F060" w14:textId="77777777" w:rsidR="00C51DEA" w:rsidRDefault="00C51DEA">
      <w:pPr>
        <w:rPr>
          <w:rFonts w:asciiTheme="majorHAnsi" w:eastAsiaTheme="majorEastAsia" w:hAnsiTheme="majorHAnsi" w:cstheme="majorBidi"/>
          <w:b/>
          <w:bCs/>
          <w:color w:val="385623" w:themeColor="accent6" w:themeShade="80"/>
          <w:sz w:val="28"/>
          <w:szCs w:val="28"/>
        </w:rPr>
      </w:pPr>
      <w:r>
        <w:br w:type="page"/>
      </w:r>
    </w:p>
    <w:p w14:paraId="00A3C18A" w14:textId="6AB97748" w:rsidR="00BB226B" w:rsidRDefault="006C4018" w:rsidP="006C4018">
      <w:pPr>
        <w:pStyle w:val="Heading1"/>
      </w:pPr>
      <w:bookmarkStart w:id="71" w:name="_Toc444535995"/>
      <w:r>
        <w:lastRenderedPageBreak/>
        <w:t>The Stein-O-</w:t>
      </w:r>
      <w:proofErr w:type="spellStart"/>
      <w:r>
        <w:t>matic</w:t>
      </w:r>
      <w:proofErr w:type="spellEnd"/>
      <w:r>
        <w:t xml:space="preserve"> 3000</w:t>
      </w:r>
      <w:r w:rsidR="00B92699">
        <w:t xml:space="preserve"> (</w:t>
      </w:r>
      <w:r w:rsidR="00CE574C">
        <w:t xml:space="preserve">Mobile </w:t>
      </w:r>
      <w:r w:rsidR="00BB226B" w:rsidRPr="00BB226B">
        <w:t>App</w:t>
      </w:r>
      <w:r w:rsidR="00B92699">
        <w:t>)</w:t>
      </w:r>
      <w:bookmarkEnd w:id="71"/>
    </w:p>
    <w:p w14:paraId="7053D86B" w14:textId="7A069393" w:rsidR="005D53C8" w:rsidRDefault="00CE574C" w:rsidP="00CE574C">
      <w:r>
        <w:t xml:space="preserve">Early on in the setup process, Einstein introduces the user to a key piece of scientific equipment that he </w:t>
      </w:r>
      <w:r w:rsidR="00F7050C">
        <w:t>refers to as</w:t>
      </w:r>
      <w:r>
        <w:t xml:space="preserve"> the Stein-O-</w:t>
      </w:r>
      <w:proofErr w:type="spellStart"/>
      <w:r>
        <w:t>matic</w:t>
      </w:r>
      <w:proofErr w:type="spellEnd"/>
      <w:r>
        <w:t xml:space="preserve"> 3000. </w:t>
      </w:r>
    </w:p>
    <w:p w14:paraId="7FF1991A" w14:textId="47181FD5" w:rsidR="005D53C8" w:rsidRDefault="005D53C8" w:rsidP="00E869B7">
      <w:pPr>
        <w:ind w:firstLine="720"/>
      </w:pPr>
      <w:r>
        <w:t xml:space="preserve">The ‘3000’ </w:t>
      </w:r>
      <w:r w:rsidR="00E869B7">
        <w:t>or ‘Stein-O-</w:t>
      </w:r>
      <w:proofErr w:type="spellStart"/>
      <w:r w:rsidR="00E869B7">
        <w:t>Matic</w:t>
      </w:r>
      <w:proofErr w:type="spellEnd"/>
      <w:r w:rsidR="00E869B7">
        <w:t xml:space="preserve">’ </w:t>
      </w:r>
      <w:r>
        <w:t xml:space="preserve">is an app with a retro 50’s aesthetic and will, in Einstein’s </w:t>
      </w:r>
      <w:r w:rsidRPr="005D53C8">
        <w:t>words “help us organize our searches, our games, our work, and our experiments!”</w:t>
      </w:r>
      <w:r>
        <w:t xml:space="preserve"> </w:t>
      </w:r>
    </w:p>
    <w:p w14:paraId="72CE2CA1" w14:textId="75B65686" w:rsidR="00CE574C" w:rsidRDefault="00CE574C" w:rsidP="00CE574C">
      <w:r>
        <w:t>The App drives all sorts of quick i</w:t>
      </w:r>
      <w:r w:rsidR="005D53C8">
        <w:t>nteractive</w:t>
      </w:r>
      <w:r>
        <w:t xml:space="preserve"> moments between the user and the doll, provides daily activities and tests setup by Einstein himself to challenge and expand the user’s mind, offers </w:t>
      </w:r>
      <w:r w:rsidR="005D53C8">
        <w:t>a couple</w:t>
      </w:r>
      <w:r>
        <w:t xml:space="preserve"> in-depth video game-like experiences</w:t>
      </w:r>
      <w:r w:rsidR="005D53C8">
        <w:t xml:space="preserve"> (that can be expanded in future downloads)</w:t>
      </w:r>
      <w:r>
        <w:t>, provides the user a visual window into his/her profile and progress as a genius-in-training, allows the user to schedule Einstein</w:t>
      </w:r>
      <w:r w:rsidR="005D53C8">
        <w:t>’s</w:t>
      </w:r>
      <w:r>
        <w:t xml:space="preserve"> activities each day… and more</w:t>
      </w:r>
      <w:r w:rsidR="00D80601">
        <w:t>.</w:t>
      </w:r>
    </w:p>
    <w:p w14:paraId="2A8970BA" w14:textId="77777777" w:rsidR="00D80601" w:rsidRDefault="00D80601" w:rsidP="00CE574C"/>
    <w:p w14:paraId="6ABA8AB8" w14:textId="77777777" w:rsidR="00714F84" w:rsidRPr="00F469C1" w:rsidRDefault="00714F84" w:rsidP="00714F84">
      <w:pPr>
        <w:rPr>
          <w:ins w:id="72" w:author="nick ingeneri" w:date="2016-02-29T15:05:00Z"/>
          <w:smallCaps/>
        </w:rPr>
      </w:pPr>
      <w:ins w:id="73" w:author="nick ingeneri" w:date="2016-02-29T15:05:00Z">
        <w:r>
          <w:rPr>
            <w:smallCaps/>
          </w:rPr>
          <w:t>Connection Reminders</w:t>
        </w:r>
      </w:ins>
    </w:p>
    <w:p w14:paraId="1168B5F3" w14:textId="3AB84D4B" w:rsidR="00714F84" w:rsidRDefault="00714F84" w:rsidP="00714F84">
      <w:pPr>
        <w:rPr>
          <w:ins w:id="74" w:author="nick ingeneri" w:date="2016-02-29T15:05:00Z"/>
        </w:rPr>
      </w:pPr>
      <w:ins w:id="75" w:author="nick ingeneri" w:date="2016-02-29T15:05:00Z">
        <w:r>
          <w:t>A priority of the App is to ensure Einstein is connected as much as possible. When it detects that Einstein is offline it will (frequently) remind the user to connect him. When the Stein-O-</w:t>
        </w:r>
        <w:proofErr w:type="spellStart"/>
        <w:r>
          <w:t>Matic</w:t>
        </w:r>
        <w:proofErr w:type="spellEnd"/>
        <w:r>
          <w:t xml:space="preserve"> is launched, if Einstein is not connected, the user will be instructed to do so.</w:t>
        </w:r>
      </w:ins>
      <w:r>
        <w:t xml:space="preserve"> The us</w:t>
      </w:r>
      <w:r w:rsidR="00830438">
        <w:t>er has to actively cancel or connect Einstein to remove the popup.</w:t>
      </w:r>
    </w:p>
    <w:p w14:paraId="7918DD7A" w14:textId="77777777" w:rsidR="00714F84" w:rsidRDefault="00714F84" w:rsidP="00714F84">
      <w:pPr>
        <w:rPr>
          <w:ins w:id="76" w:author="nick ingeneri" w:date="2016-02-29T15:05:00Z"/>
        </w:rPr>
      </w:pPr>
      <w:ins w:id="77" w:author="nick ingeneri" w:date="2016-02-29T15:05:00Z">
        <w:r>
          <w:t>Additionally, ghosted/inactive icons serve as a reminder to the user that additional functionality is available ONLY if Einstein is connected.</w:t>
        </w:r>
      </w:ins>
    </w:p>
    <w:p w14:paraId="33600018" w14:textId="77777777" w:rsidR="00F469C1" w:rsidRDefault="00F469C1" w:rsidP="00CE574C"/>
    <w:p w14:paraId="3805C022" w14:textId="77777777" w:rsidR="007E43A5" w:rsidRPr="0056734F" w:rsidRDefault="007E43A5" w:rsidP="007E43A5">
      <w:pPr>
        <w:rPr>
          <w:ins w:id="78" w:author="nick ingeneri" w:date="2016-02-29T15:00:00Z"/>
          <w:smallCaps/>
        </w:rPr>
      </w:pPr>
      <w:ins w:id="79" w:author="nick ingeneri" w:date="2016-02-29T15:00:00Z">
        <w:r>
          <w:rPr>
            <w:smallCaps/>
          </w:rPr>
          <w:t>Entry Screen</w:t>
        </w:r>
      </w:ins>
    </w:p>
    <w:p w14:paraId="4FA8A022" w14:textId="77777777" w:rsidR="007E43A5" w:rsidRDefault="007E43A5" w:rsidP="007E43A5">
      <w:pPr>
        <w:rPr>
          <w:ins w:id="80" w:author="nick ingeneri" w:date="2016-02-29T15:00:00Z"/>
        </w:rPr>
      </w:pPr>
      <w:ins w:id="81" w:author="nick ingeneri" w:date="2016-02-29T15:00:00Z">
        <w:r>
          <w:t>When the Stein-O-</w:t>
        </w:r>
        <w:proofErr w:type="spellStart"/>
        <w:r>
          <w:t>Matic</w:t>
        </w:r>
        <w:proofErr w:type="spellEnd"/>
        <w:r>
          <w:t xml:space="preserve"> is launched, the user must first create a profile and then login with a simulated ‘thumbprint scan.’ When a new profile is created, the user enters a name, places his/her thumb in the scan area and the thumbprint is ‘scanned.’ Einstein immediately comments on the fact that the user has the “arches, loops and whorls of a genius!”  </w:t>
        </w:r>
      </w:ins>
    </w:p>
    <w:p w14:paraId="131412A5" w14:textId="77777777" w:rsidR="007E43A5" w:rsidRPr="00E63388" w:rsidRDefault="007E43A5" w:rsidP="007E43A5">
      <w:pPr>
        <w:rPr>
          <w:ins w:id="82" w:author="nick ingeneri" w:date="2016-02-29T15:00:00Z"/>
          <w:i/>
        </w:rPr>
      </w:pPr>
      <w:ins w:id="83" w:author="nick ingeneri" w:date="2016-02-29T15:00:00Z">
        <w:r w:rsidRPr="00E63388">
          <w:rPr>
            <w:i/>
          </w:rPr>
          <w:t xml:space="preserve">After the profile is created, </w:t>
        </w:r>
        <w:r>
          <w:rPr>
            <w:i/>
          </w:rPr>
          <w:t>the user will only need to touch his/her thumbprint to load his/her profile and access the Stein-O-</w:t>
        </w:r>
        <w:proofErr w:type="spellStart"/>
        <w:r>
          <w:rPr>
            <w:i/>
          </w:rPr>
          <w:t>Matic</w:t>
        </w:r>
        <w:proofErr w:type="spellEnd"/>
        <w:r>
          <w:rPr>
            <w:i/>
          </w:rPr>
          <w:t xml:space="preserve"> content each time.</w:t>
        </w:r>
      </w:ins>
    </w:p>
    <w:p w14:paraId="041BF2B3" w14:textId="77777777" w:rsidR="007E43A5" w:rsidRDefault="007E43A5" w:rsidP="007E43A5">
      <w:pPr>
        <w:rPr>
          <w:ins w:id="84" w:author="nick ingeneri" w:date="2016-02-29T15:00:00Z"/>
        </w:rPr>
      </w:pPr>
    </w:p>
    <w:p w14:paraId="1C29C527" w14:textId="656DEBEA" w:rsidR="00E63388" w:rsidRDefault="007E43A5" w:rsidP="00E63388">
      <w:ins w:id="85" w:author="nick ingeneri" w:date="2016-02-29T15:00:00Z">
        <w:r w:rsidRPr="0016682B">
          <w:t xml:space="preserve">The </w:t>
        </w:r>
        <w:r>
          <w:t>Stein-O-</w:t>
        </w:r>
        <w:proofErr w:type="spellStart"/>
        <w:r>
          <w:t>Matic</w:t>
        </w:r>
        <w:proofErr w:type="spellEnd"/>
        <w:r>
          <w:t xml:space="preserve"> entry screen allows up to three users to create and manage their profiles. When a different user wants to login, he/she simple touches their thumbprint for a simulated scan. Doing so will open the Stein-O-</w:t>
        </w:r>
        <w:proofErr w:type="spellStart"/>
        <w:r>
          <w:t>Matic</w:t>
        </w:r>
        <w:proofErr w:type="spellEnd"/>
        <w:r>
          <w:t xml:space="preserve"> with the user’s individual profile information and alert Einstein to the user with which he will be interacting.</w:t>
        </w:r>
      </w:ins>
    </w:p>
    <w:p w14:paraId="4234867F" w14:textId="77777777" w:rsidR="00CE574C" w:rsidRDefault="00CE574C" w:rsidP="00CE574C"/>
    <w:p w14:paraId="6ECA08A7" w14:textId="57BAE2BB" w:rsidR="0056734F" w:rsidRPr="0056734F" w:rsidRDefault="0056734F" w:rsidP="00CE574C">
      <w:pPr>
        <w:rPr>
          <w:smallCaps/>
        </w:rPr>
      </w:pPr>
      <w:r w:rsidRPr="0056734F">
        <w:rPr>
          <w:smallCaps/>
        </w:rPr>
        <w:t>Interaction with the doll</w:t>
      </w:r>
    </w:p>
    <w:p w14:paraId="21749CC5" w14:textId="651FDCB8" w:rsidR="00E672AA" w:rsidRPr="0016682B" w:rsidRDefault="0016682B" w:rsidP="00757D1E">
      <w:r w:rsidRPr="0016682B">
        <w:t xml:space="preserve">The </w:t>
      </w:r>
      <w:r w:rsidR="00E838AD">
        <w:t>Stein-O-</w:t>
      </w:r>
      <w:proofErr w:type="spellStart"/>
      <w:r w:rsidR="00E838AD">
        <w:t>matic</w:t>
      </w:r>
      <w:proofErr w:type="spellEnd"/>
      <w:r w:rsidR="00E838AD">
        <w:t xml:space="preserve"> 3000 </w:t>
      </w:r>
      <w:r w:rsidRPr="0016682B">
        <w:t xml:space="preserve">companion App </w:t>
      </w:r>
      <w:r>
        <w:t xml:space="preserve">enhances the interaction with the Einstein doll in </w:t>
      </w:r>
      <w:r w:rsidR="00C51DEA">
        <w:t>several</w:t>
      </w:r>
      <w:r>
        <w:t xml:space="preserve"> ways.</w:t>
      </w:r>
    </w:p>
    <w:p w14:paraId="05254452" w14:textId="77777777" w:rsidR="00E838AD" w:rsidRDefault="00E838AD" w:rsidP="00757D1E"/>
    <w:p w14:paraId="6902A253" w14:textId="3165C89D" w:rsidR="00020CF3" w:rsidRDefault="0016682B" w:rsidP="00757D1E">
      <w:r>
        <w:t xml:space="preserve">The </w:t>
      </w:r>
      <w:r w:rsidR="00363C20">
        <w:t>App</w:t>
      </w:r>
      <w:r w:rsidR="00E838AD">
        <w:t xml:space="preserve"> is directly connected to the doll</w:t>
      </w:r>
      <w:r w:rsidR="00020CF3">
        <w:t>’</w:t>
      </w:r>
      <w:r w:rsidR="00E838AD">
        <w:t xml:space="preserve">s internal router and </w:t>
      </w:r>
      <w:r>
        <w:t>‘</w:t>
      </w:r>
      <w:r w:rsidR="00363C20">
        <w:t>knows</w:t>
      </w:r>
      <w:r>
        <w:t>’ when Einstein is online.</w:t>
      </w:r>
      <w:r w:rsidR="00E838AD">
        <w:t xml:space="preserve"> Furthermore, it can communicate directly with the doll (and vice versa) allowing Einstein to</w:t>
      </w:r>
      <w:r w:rsidR="00020CF3">
        <w:t>:</w:t>
      </w:r>
    </w:p>
    <w:p w14:paraId="4C256114" w14:textId="1A071336" w:rsidR="00020CF3" w:rsidRDefault="00020CF3" w:rsidP="00020CF3">
      <w:pPr>
        <w:pStyle w:val="ListParagraph"/>
        <w:numPr>
          <w:ilvl w:val="0"/>
          <w:numId w:val="23"/>
        </w:numPr>
      </w:pPr>
      <w:r>
        <w:t>React quickly to actions taken with</w:t>
      </w:r>
      <w:r w:rsidR="00F31847">
        <w:t>in</w:t>
      </w:r>
      <w:r>
        <w:t xml:space="preserve"> the App.</w:t>
      </w:r>
    </w:p>
    <w:p w14:paraId="22146896" w14:textId="4D57A7AA" w:rsidR="00AE757F" w:rsidRDefault="00020CF3" w:rsidP="00020CF3">
      <w:pPr>
        <w:pStyle w:val="ListParagraph"/>
        <w:numPr>
          <w:ilvl w:val="0"/>
          <w:numId w:val="23"/>
        </w:numPr>
      </w:pPr>
      <w:r>
        <w:t>P</w:t>
      </w:r>
      <w:r w:rsidR="00AE757F">
        <w:t>lace visual cues on the App’</w:t>
      </w:r>
      <w:r>
        <w:t>s screen (</w:t>
      </w:r>
      <w:r w:rsidR="00AE757F">
        <w:t xml:space="preserve">in addition </w:t>
      </w:r>
      <w:r>
        <w:t>to verbal help)</w:t>
      </w:r>
      <w:r w:rsidR="00AE757F">
        <w:t xml:space="preserve"> </w:t>
      </w:r>
      <w:r>
        <w:t>to coincide with the user’s actions within a game, or as a means of prompting the user what to do next.</w:t>
      </w:r>
    </w:p>
    <w:p w14:paraId="71D33FD6" w14:textId="77777777" w:rsidR="00020CF3" w:rsidRDefault="00020CF3" w:rsidP="00020CF3"/>
    <w:p w14:paraId="08715F2E" w14:textId="77777777" w:rsidR="00134DF4" w:rsidRDefault="00134DF4" w:rsidP="00134DF4">
      <w:pPr>
        <w:rPr>
          <w:ins w:id="86" w:author="nick ingeneri" w:date="2016-02-29T15:07:00Z"/>
        </w:rPr>
      </w:pPr>
      <w:ins w:id="87" w:author="nick ingeneri" w:date="2016-02-29T15:07:00Z">
        <w:r>
          <w:lastRenderedPageBreak/>
          <w:t>Whenever the user is presented with an animated word balloon, it indicates that Einstein has something specific to say. Touching a word balloon in the Stein-O-</w:t>
        </w:r>
        <w:proofErr w:type="spellStart"/>
        <w:r>
          <w:t>Matic</w:t>
        </w:r>
        <w:proofErr w:type="spellEnd"/>
        <w:r>
          <w:t xml:space="preserve"> will prompt Einstein to respond.</w:t>
        </w:r>
      </w:ins>
    </w:p>
    <w:p w14:paraId="26DC3442" w14:textId="77777777" w:rsidR="00FE4E0A" w:rsidRDefault="00FE4E0A" w:rsidP="00757D1E"/>
    <w:p w14:paraId="68CD8963" w14:textId="1FEBC577" w:rsidR="00FE4E0A" w:rsidRPr="00FE4E0A" w:rsidRDefault="001B67FA" w:rsidP="00757D1E">
      <w:pPr>
        <w:rPr>
          <w:smallCaps/>
        </w:rPr>
      </w:pPr>
      <w:r>
        <w:rPr>
          <w:smallCaps/>
        </w:rPr>
        <w:t>Using</w:t>
      </w:r>
      <w:r w:rsidR="00FE4E0A" w:rsidRPr="00FE4E0A">
        <w:rPr>
          <w:smallCaps/>
        </w:rPr>
        <w:t xml:space="preserve"> the App</w:t>
      </w:r>
    </w:p>
    <w:p w14:paraId="33032BB1" w14:textId="005D181E" w:rsidR="001B67FA" w:rsidRDefault="00BF286D" w:rsidP="00757D1E">
      <w:r>
        <w:t>Once the App is installed and Einstein is connected to it, he will react verbally to the user’s actions within the App.</w:t>
      </w:r>
      <w:r w:rsidR="00FB4662">
        <w:t xml:space="preserve"> Einstein is </w:t>
      </w:r>
      <w:r w:rsidR="007E43A5">
        <w:t>their</w:t>
      </w:r>
      <w:r w:rsidR="00FB4662">
        <w:t xml:space="preserve"> constant companion!</w:t>
      </w:r>
    </w:p>
    <w:p w14:paraId="550D7A35" w14:textId="77777777" w:rsidR="00BF286D" w:rsidRDefault="00BF286D" w:rsidP="00757D1E"/>
    <w:p w14:paraId="1C8FE71C" w14:textId="6C54171A" w:rsidR="00031AD9" w:rsidRDefault="00031AD9" w:rsidP="00757D1E">
      <w:r>
        <w:t xml:space="preserve">The App </w:t>
      </w:r>
      <w:r w:rsidR="00BF286D">
        <w:t>consist</w:t>
      </w:r>
      <w:r w:rsidR="00340129">
        <w:t xml:space="preserve">s of </w:t>
      </w:r>
      <w:r w:rsidR="00574315">
        <w:t>the following</w:t>
      </w:r>
      <w:r w:rsidR="00340129">
        <w:t xml:space="preserve"> </w:t>
      </w:r>
      <w:r w:rsidR="00574315">
        <w:t>core</w:t>
      </w:r>
      <w:r w:rsidR="00340129">
        <w:t xml:space="preserve"> content areas:</w:t>
      </w:r>
    </w:p>
    <w:p w14:paraId="3FABBB3C" w14:textId="210B2F4C" w:rsidR="00450CA8" w:rsidRDefault="00450CA8" w:rsidP="00450CA8">
      <w:pPr>
        <w:pStyle w:val="ListParagraph"/>
        <w:numPr>
          <w:ilvl w:val="0"/>
          <w:numId w:val="15"/>
        </w:numPr>
      </w:pPr>
      <w:r>
        <w:t xml:space="preserve">Genius </w:t>
      </w:r>
      <w:r w:rsidR="00574315">
        <w:t>ID</w:t>
      </w:r>
    </w:p>
    <w:p w14:paraId="6AA48DB5" w14:textId="3BB00AC0" w:rsidR="00B83C14" w:rsidRDefault="006634D8" w:rsidP="00B83C14">
      <w:pPr>
        <w:pStyle w:val="ListParagraph"/>
        <w:numPr>
          <w:ilvl w:val="0"/>
          <w:numId w:val="15"/>
        </w:numPr>
      </w:pPr>
      <w:r>
        <w:t>Brain Games</w:t>
      </w:r>
    </w:p>
    <w:p w14:paraId="5CBB604F" w14:textId="4650D91B" w:rsidR="00B83C14" w:rsidRDefault="00B83C14" w:rsidP="00B83C14">
      <w:pPr>
        <w:pStyle w:val="ListParagraph"/>
        <w:numPr>
          <w:ilvl w:val="0"/>
          <w:numId w:val="15"/>
        </w:numPr>
      </w:pPr>
      <w:r>
        <w:t>Pi Chart (activity scheduler)</w:t>
      </w:r>
    </w:p>
    <w:p w14:paraId="7A567EBB" w14:textId="77777777" w:rsidR="00450CA8" w:rsidRDefault="00450CA8" w:rsidP="00450CA8">
      <w:pPr>
        <w:pStyle w:val="ListParagraph"/>
        <w:numPr>
          <w:ilvl w:val="0"/>
          <w:numId w:val="15"/>
        </w:numPr>
      </w:pPr>
      <w:r>
        <w:t>Experiments</w:t>
      </w:r>
    </w:p>
    <w:p w14:paraId="0F94094D" w14:textId="46007C37" w:rsidR="00BD6C4A" w:rsidRDefault="002A4C51" w:rsidP="00AC4EBC">
      <w:pPr>
        <w:pStyle w:val="ListParagraph"/>
        <w:numPr>
          <w:ilvl w:val="0"/>
          <w:numId w:val="15"/>
        </w:numPr>
      </w:pPr>
      <w:r>
        <w:t>Research</w:t>
      </w:r>
      <w:r w:rsidR="00574315">
        <w:t xml:space="preserve"> Files</w:t>
      </w:r>
    </w:p>
    <w:p w14:paraId="6B6575E9" w14:textId="58F49CA3" w:rsidR="00AC4EBC" w:rsidRDefault="00AC4EBC" w:rsidP="00574315">
      <w:pPr>
        <w:pStyle w:val="Heading2"/>
      </w:pPr>
      <w:bookmarkStart w:id="88" w:name="_Toc444535996"/>
      <w:r>
        <w:t>Genius ID</w:t>
      </w:r>
      <w:r w:rsidR="00CA1571">
        <w:t xml:space="preserve"> – Learning about you</w:t>
      </w:r>
      <w:bookmarkEnd w:id="88"/>
    </w:p>
    <w:p w14:paraId="1BAA356E" w14:textId="77777777" w:rsidR="009611BE" w:rsidRDefault="007924BE" w:rsidP="00AC4EBC">
      <w:r>
        <w:t xml:space="preserve">The Genius ID badge </w:t>
      </w:r>
      <w:r w:rsidR="00601B03">
        <w:t>shows predominantly when the Stein-O-</w:t>
      </w:r>
      <w:proofErr w:type="spellStart"/>
      <w:r w:rsidR="00601B03">
        <w:t>matic</w:t>
      </w:r>
      <w:proofErr w:type="spellEnd"/>
      <w:r w:rsidR="00601B03">
        <w:t xml:space="preserve"> is accessed. </w:t>
      </w:r>
    </w:p>
    <w:p w14:paraId="392DEB10" w14:textId="77777777" w:rsidR="009611BE" w:rsidRDefault="009611BE" w:rsidP="00AC4EBC"/>
    <w:p w14:paraId="319F9E5A" w14:textId="0CB18C0E" w:rsidR="009611BE" w:rsidRDefault="009611BE" w:rsidP="00AC4EBC">
      <w:r>
        <w:rPr>
          <w:noProof/>
        </w:rPr>
        <w:drawing>
          <wp:inline distT="0" distB="0" distL="0" distR="0" wp14:anchorId="1256A891" wp14:editId="50E5DC42">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M badg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38ABEDB" w14:textId="77777777" w:rsidR="009611BE" w:rsidRDefault="009611BE" w:rsidP="00AC4EBC"/>
    <w:p w14:paraId="4F2C3DEC" w14:textId="77777777" w:rsidR="00BF01CF" w:rsidRDefault="00BF01CF" w:rsidP="00BF01CF">
      <w:pPr>
        <w:rPr>
          <w:ins w:id="89" w:author="nick ingeneri" w:date="2016-02-29T16:12:00Z"/>
        </w:rPr>
      </w:pPr>
      <w:ins w:id="90" w:author="nick ingeneri" w:date="2016-02-29T16:12:00Z">
        <w:r>
          <w:t>It consists of the following elements:</w:t>
        </w:r>
      </w:ins>
    </w:p>
    <w:p w14:paraId="6F50697D" w14:textId="77777777" w:rsidR="00BF01CF" w:rsidRDefault="00BF01CF" w:rsidP="00BF01CF">
      <w:pPr>
        <w:pStyle w:val="ListParagraph"/>
        <w:numPr>
          <w:ilvl w:val="0"/>
          <w:numId w:val="30"/>
        </w:numPr>
        <w:rPr>
          <w:ins w:id="91" w:author="nick ingeneri" w:date="2016-02-29T16:12:00Z"/>
        </w:rPr>
      </w:pPr>
      <w:ins w:id="92" w:author="nick ingeneri" w:date="2016-02-29T16:12:00Z">
        <w:r>
          <w:t>The user’s customized Headshot</w:t>
        </w:r>
      </w:ins>
    </w:p>
    <w:p w14:paraId="7AEBC9AE" w14:textId="77777777" w:rsidR="00BF01CF" w:rsidRDefault="00BF01CF" w:rsidP="00BF01CF">
      <w:pPr>
        <w:pStyle w:val="ListParagraph"/>
        <w:numPr>
          <w:ilvl w:val="0"/>
          <w:numId w:val="30"/>
        </w:numPr>
        <w:rPr>
          <w:ins w:id="93" w:author="nick ingeneri" w:date="2016-02-29T16:12:00Z"/>
        </w:rPr>
      </w:pPr>
      <w:ins w:id="94" w:author="nick ingeneri" w:date="2016-02-29T16:12:00Z">
        <w:r>
          <w:t>Full Name and info (age/gender)</w:t>
        </w:r>
      </w:ins>
    </w:p>
    <w:p w14:paraId="42A5205B" w14:textId="77777777" w:rsidR="00BF01CF" w:rsidRDefault="00BF01CF" w:rsidP="00BF01CF">
      <w:pPr>
        <w:pStyle w:val="ListParagraph"/>
        <w:numPr>
          <w:ilvl w:val="0"/>
          <w:numId w:val="30"/>
        </w:numPr>
        <w:rPr>
          <w:ins w:id="95" w:author="nick ingeneri" w:date="2016-02-29T16:12:00Z"/>
        </w:rPr>
      </w:pPr>
      <w:ins w:id="96" w:author="nick ingeneri" w:date="2016-02-29T16:12:00Z">
        <w:r>
          <w:t>IQ Level indicator</w:t>
        </w:r>
      </w:ins>
    </w:p>
    <w:p w14:paraId="53D71E8C" w14:textId="77777777" w:rsidR="00BF01CF" w:rsidRDefault="00BF01CF" w:rsidP="00BF01CF">
      <w:pPr>
        <w:pStyle w:val="ListParagraph"/>
        <w:numPr>
          <w:ilvl w:val="0"/>
          <w:numId w:val="30"/>
        </w:numPr>
        <w:rPr>
          <w:ins w:id="97" w:author="nick ingeneri" w:date="2016-02-29T16:12:00Z"/>
        </w:rPr>
      </w:pPr>
      <w:ins w:id="98" w:author="nick ingeneri" w:date="2016-02-29T16:12:00Z">
        <w:r>
          <w:t>Current title</w:t>
        </w:r>
      </w:ins>
    </w:p>
    <w:p w14:paraId="7EBBB261" w14:textId="77777777" w:rsidR="00BF01CF" w:rsidRDefault="00BF01CF" w:rsidP="00BF01CF">
      <w:pPr>
        <w:pStyle w:val="ListParagraph"/>
        <w:numPr>
          <w:ilvl w:val="0"/>
          <w:numId w:val="30"/>
        </w:numPr>
        <w:rPr>
          <w:ins w:id="99" w:author="nick ingeneri" w:date="2016-02-29T16:12:00Z"/>
        </w:rPr>
      </w:pPr>
      <w:ins w:id="100" w:author="nick ingeneri" w:date="2016-02-29T16:12:00Z">
        <w:r>
          <w:t>The Achievement Badge that the user has elected to display on the ID</w:t>
        </w:r>
      </w:ins>
    </w:p>
    <w:p w14:paraId="01B7250F" w14:textId="77777777" w:rsidR="00BF01CF" w:rsidRDefault="00BF01CF" w:rsidP="00BF01CF">
      <w:pPr>
        <w:rPr>
          <w:ins w:id="101" w:author="nick ingeneri" w:date="2016-02-29T16:12:00Z"/>
        </w:rPr>
      </w:pPr>
    </w:p>
    <w:p w14:paraId="6A1560A0" w14:textId="77777777" w:rsidR="00BF01CF" w:rsidRDefault="00BF01CF" w:rsidP="00BF01CF">
      <w:pPr>
        <w:rPr>
          <w:ins w:id="102" w:author="nick ingeneri" w:date="2016-02-29T16:12:00Z"/>
        </w:rPr>
      </w:pPr>
    </w:p>
    <w:p w14:paraId="5128D276" w14:textId="77777777" w:rsidR="00BF01CF" w:rsidRDefault="00BF01CF" w:rsidP="00BF01CF">
      <w:pPr>
        <w:rPr>
          <w:ins w:id="103" w:author="nick ingeneri" w:date="2016-02-29T16:12:00Z"/>
        </w:rPr>
      </w:pPr>
      <w:ins w:id="104" w:author="nick ingeneri" w:date="2016-02-29T16:12:00Z">
        <w:r>
          <w:t xml:space="preserve">Touching any portion of the Genius ID will allow the user to view the appropriate information </w:t>
        </w:r>
      </w:ins>
    </w:p>
    <w:p w14:paraId="261EDEC6" w14:textId="77777777" w:rsidR="00BF01CF" w:rsidRDefault="00BF01CF" w:rsidP="00BF01CF">
      <w:pPr>
        <w:rPr>
          <w:ins w:id="105" w:author="nick ingeneri" w:date="2016-02-29T16:12:00Z"/>
        </w:rPr>
      </w:pPr>
      <w:ins w:id="106" w:author="nick ingeneri" w:date="2016-02-29T16:12:00Z">
        <w:r>
          <w:t xml:space="preserve">For example, touching the Headshot image will lead the player to the headshot customizer, touching the name/info section will bring up the user’s profile entry information, touching the Achievement Badge will let the user view all earned badges, etc. </w:t>
        </w:r>
      </w:ins>
    </w:p>
    <w:p w14:paraId="479B8C89" w14:textId="77777777" w:rsidR="00265A3E" w:rsidRDefault="00265A3E" w:rsidP="00757D1E"/>
    <w:p w14:paraId="70DEFC0B" w14:textId="19926D2E" w:rsidR="00265A3E" w:rsidRDefault="00066FE9" w:rsidP="00574315">
      <w:pPr>
        <w:pStyle w:val="Heading3"/>
      </w:pPr>
      <w:bookmarkStart w:id="107" w:name="_Ref441840251"/>
      <w:bookmarkStart w:id="108" w:name="_Toc444535997"/>
      <w:r>
        <w:t>My Profile</w:t>
      </w:r>
      <w:bookmarkEnd w:id="107"/>
      <w:bookmarkEnd w:id="108"/>
    </w:p>
    <w:p w14:paraId="2E392A00" w14:textId="77777777" w:rsidR="00431437" w:rsidRDefault="00C41B3C" w:rsidP="007A59BB">
      <w:r>
        <w:t>User P</w:t>
      </w:r>
      <w:r w:rsidR="00141A69">
        <w:t>rofile i</w:t>
      </w:r>
      <w:r>
        <w:t>nformation can be entered directly</w:t>
      </w:r>
      <w:r w:rsidR="00E82DD6">
        <w:t xml:space="preserve"> </w:t>
      </w:r>
      <w:r w:rsidR="00D340DD">
        <w:t>into the user’s profile</w:t>
      </w:r>
      <w:r w:rsidR="00431437">
        <w:t>. To access the profile section, the user taps his/her</w:t>
      </w:r>
      <w:r w:rsidR="00D340DD">
        <w:t xml:space="preserve"> </w:t>
      </w:r>
      <w:r w:rsidR="00431437">
        <w:t xml:space="preserve">Name on the Genius ID. </w:t>
      </w:r>
    </w:p>
    <w:p w14:paraId="18571950" w14:textId="77777777" w:rsidR="00431437" w:rsidRDefault="00431437" w:rsidP="007A59BB"/>
    <w:p w14:paraId="4535CA60" w14:textId="65C1450B" w:rsidR="007A59BB" w:rsidRDefault="00431437" w:rsidP="007A59BB">
      <w:pPr>
        <w:rPr>
          <w:i/>
        </w:rPr>
      </w:pPr>
      <w:r>
        <w:t xml:space="preserve">The My Profile screens allow the user to easily enter personal information using text fields, dropdown menus or, in some case, icon selections. </w:t>
      </w:r>
      <w:r w:rsidR="00382AA0">
        <w:t>When connected, Einstein has access to ALL information stored in the User Profile.</w:t>
      </w:r>
      <w:r w:rsidR="007A59BB">
        <w:t xml:space="preserve"> </w:t>
      </w:r>
    </w:p>
    <w:p w14:paraId="610F8600" w14:textId="77777777" w:rsidR="00265A3E" w:rsidRDefault="00265A3E" w:rsidP="007A59BB"/>
    <w:p w14:paraId="0C6B6F87" w14:textId="7C0F5611" w:rsidR="007A59BB" w:rsidRDefault="007A59BB" w:rsidP="00757D1E">
      <w:r>
        <w:t>Note that</w:t>
      </w:r>
      <w:r w:rsidR="00382AA0">
        <w:t xml:space="preserve"> profile information will be collected when using other sections of the App</w:t>
      </w:r>
      <w:r>
        <w:t xml:space="preserve"> as well</w:t>
      </w:r>
      <w:r w:rsidR="00265A3E">
        <w:t>, or when in conversation with Einstein</w:t>
      </w:r>
      <w:r w:rsidR="00382AA0">
        <w:t xml:space="preserve">. For example, when playing a certain game, Einstein may ask the user for information. If this information is relevant to his/her profile, it will be stored </w:t>
      </w:r>
      <w:r w:rsidR="00265A3E">
        <w:t xml:space="preserve">appropriately </w:t>
      </w:r>
      <w:r w:rsidR="00382AA0">
        <w:t xml:space="preserve">in the User Profile. </w:t>
      </w:r>
    </w:p>
    <w:p w14:paraId="234877FA" w14:textId="77777777" w:rsidR="008E70C6" w:rsidRDefault="008E70C6" w:rsidP="00757D1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2EFD9" w:themeFill="accent6" w:themeFillTint="33"/>
        <w:tblLook w:val="04A0" w:firstRow="1" w:lastRow="0" w:firstColumn="1" w:lastColumn="0" w:noHBand="0" w:noVBand="1"/>
      </w:tblPr>
      <w:tblGrid>
        <w:gridCol w:w="9576"/>
      </w:tblGrid>
      <w:tr w:rsidR="00705FA1" w14:paraId="4D997564" w14:textId="77777777" w:rsidTr="00705FA1">
        <w:tc>
          <w:tcPr>
            <w:tcW w:w="9576" w:type="dxa"/>
            <w:shd w:val="clear" w:color="auto" w:fill="E2EFD9" w:themeFill="accent6" w:themeFillTint="33"/>
          </w:tcPr>
          <w:p w14:paraId="28FE68D4" w14:textId="77777777" w:rsidR="00705FA1" w:rsidRPr="008E70C6" w:rsidRDefault="00705FA1" w:rsidP="00705FA1">
            <w:pPr>
              <w:rPr>
                <w:smallCaps/>
              </w:rPr>
            </w:pPr>
            <w:r>
              <w:rPr>
                <w:smallCaps/>
              </w:rPr>
              <w:t xml:space="preserve">Daily </w:t>
            </w:r>
            <w:proofErr w:type="spellStart"/>
            <w:r>
              <w:rPr>
                <w:smallCaps/>
              </w:rPr>
              <w:t>Kickstart</w:t>
            </w:r>
            <w:proofErr w:type="spellEnd"/>
          </w:p>
          <w:p w14:paraId="7F53D182" w14:textId="59F3C2D5" w:rsidR="00705FA1" w:rsidRDefault="00705FA1" w:rsidP="00705FA1">
            <w:r w:rsidRPr="00705FA1">
              <w:rPr>
                <w:sz w:val="20"/>
                <w:szCs w:val="20"/>
              </w:rPr>
              <w:t xml:space="preserve">During the Daily </w:t>
            </w:r>
            <w:proofErr w:type="spellStart"/>
            <w:r w:rsidRPr="00705FA1">
              <w:rPr>
                <w:sz w:val="20"/>
                <w:szCs w:val="20"/>
              </w:rPr>
              <w:t>Kickstart</w:t>
            </w:r>
            <w:proofErr w:type="spellEnd"/>
            <w:r w:rsidRPr="00705FA1">
              <w:rPr>
                <w:sz w:val="20"/>
                <w:szCs w:val="20"/>
              </w:rPr>
              <w:t>, the Stein-O-</w:t>
            </w:r>
            <w:proofErr w:type="spellStart"/>
            <w:r w:rsidRPr="00705FA1">
              <w:rPr>
                <w:sz w:val="20"/>
                <w:szCs w:val="20"/>
              </w:rPr>
              <w:t>Matic</w:t>
            </w:r>
            <w:proofErr w:type="spellEnd"/>
            <w:r w:rsidRPr="00705FA1">
              <w:rPr>
                <w:sz w:val="20"/>
                <w:szCs w:val="20"/>
              </w:rPr>
              <w:t xml:space="preserve"> may ask the user to enter some timely, personal information</w:t>
            </w:r>
            <w:r>
              <w:rPr>
                <w:sz w:val="20"/>
                <w:szCs w:val="20"/>
              </w:rPr>
              <w:t>, like the user’s mood or a daily goal,</w:t>
            </w:r>
            <w:r w:rsidRPr="00705FA1">
              <w:rPr>
                <w:sz w:val="20"/>
                <w:szCs w:val="20"/>
              </w:rPr>
              <w:t xml:space="preserve"> that it stores in the user’s temporary profile. </w:t>
            </w:r>
            <w:r>
              <w:rPr>
                <w:sz w:val="20"/>
                <w:szCs w:val="20"/>
              </w:rPr>
              <w:t xml:space="preserve">This information will be accessed by Einstein during the day’s conversations, especially during his </w:t>
            </w:r>
            <w:proofErr w:type="spellStart"/>
            <w:r>
              <w:rPr>
                <w:sz w:val="20"/>
                <w:szCs w:val="20"/>
              </w:rPr>
              <w:t>Kickstart</w:t>
            </w:r>
            <w:proofErr w:type="spellEnd"/>
            <w:r>
              <w:rPr>
                <w:sz w:val="20"/>
                <w:szCs w:val="20"/>
              </w:rPr>
              <w:t xml:space="preserve"> routine.</w:t>
            </w:r>
          </w:p>
        </w:tc>
      </w:tr>
    </w:tbl>
    <w:p w14:paraId="5D88F488" w14:textId="77777777" w:rsidR="00705FA1" w:rsidRDefault="00705FA1" w:rsidP="00757D1E"/>
    <w:p w14:paraId="24DC581F" w14:textId="2753E40D" w:rsidR="00431437" w:rsidRPr="00431437" w:rsidRDefault="00431437" w:rsidP="00431437">
      <w:pPr>
        <w:rPr>
          <w:smallCaps/>
        </w:rPr>
      </w:pPr>
      <w:r w:rsidRPr="00431437">
        <w:rPr>
          <w:smallCaps/>
        </w:rPr>
        <w:t>IQ Rewards</w:t>
      </w:r>
    </w:p>
    <w:p w14:paraId="1119C662" w14:textId="6766E021" w:rsidR="00431437" w:rsidRPr="00431437" w:rsidRDefault="00431437" w:rsidP="00431437">
      <w:r w:rsidRPr="00431437">
        <w:t xml:space="preserve">The </w:t>
      </w:r>
      <w:r>
        <w:t>user will be awarded IQ points as an incentive for entering certain levels of information.</w:t>
      </w:r>
    </w:p>
    <w:p w14:paraId="4282B6C0" w14:textId="77777777" w:rsidR="00431437" w:rsidRDefault="00431437" w:rsidP="00757D1E"/>
    <w:tbl>
      <w:tblPr>
        <w:tblStyle w:val="TableGrid"/>
        <w:tblW w:w="0" w:type="auto"/>
        <w:tblLook w:val="04A0" w:firstRow="1" w:lastRow="0" w:firstColumn="1" w:lastColumn="0" w:noHBand="0" w:noVBand="1"/>
      </w:tblPr>
      <w:tblGrid>
        <w:gridCol w:w="4675"/>
        <w:gridCol w:w="4675"/>
      </w:tblGrid>
      <w:tr w:rsidR="00CE71CC" w14:paraId="42CCB75D" w14:textId="77777777" w:rsidTr="00CE71CC">
        <w:tc>
          <w:tcPr>
            <w:tcW w:w="9350" w:type="dxa"/>
            <w:gridSpan w:val="2"/>
            <w:tcBorders>
              <w:bottom w:val="single" w:sz="4" w:space="0" w:color="auto"/>
            </w:tcBorders>
            <w:shd w:val="clear" w:color="auto" w:fill="385623" w:themeFill="accent6" w:themeFillShade="80"/>
          </w:tcPr>
          <w:p w14:paraId="0018644E" w14:textId="54A92C67" w:rsidR="00CE71CC" w:rsidRPr="00CE71CC" w:rsidRDefault="00CE71CC" w:rsidP="00FD0B6F">
            <w:pPr>
              <w:jc w:val="center"/>
              <w:rPr>
                <w:b/>
                <w:sz w:val="22"/>
                <w:szCs w:val="22"/>
              </w:rPr>
            </w:pPr>
            <w:r w:rsidRPr="00CE71CC">
              <w:rPr>
                <w:b/>
                <w:color w:val="FFFFFF" w:themeColor="background1"/>
                <w:sz w:val="22"/>
                <w:szCs w:val="22"/>
              </w:rPr>
              <w:t>Profile Information</w:t>
            </w:r>
          </w:p>
        </w:tc>
      </w:tr>
      <w:tr w:rsidR="00CE71CC" w:rsidRPr="00CE71CC" w14:paraId="427899E9" w14:textId="77777777" w:rsidTr="00CE71CC">
        <w:tc>
          <w:tcPr>
            <w:tcW w:w="9350" w:type="dxa"/>
            <w:gridSpan w:val="2"/>
            <w:shd w:val="clear" w:color="auto" w:fill="538135" w:themeFill="accent6" w:themeFillShade="BF"/>
          </w:tcPr>
          <w:p w14:paraId="0ACF017C" w14:textId="687580D4" w:rsidR="00CE71CC" w:rsidRPr="00CE71CC" w:rsidRDefault="00CE71CC" w:rsidP="00CE71CC">
            <w:pPr>
              <w:rPr>
                <w:color w:val="FFFFFF" w:themeColor="background1"/>
                <w:sz w:val="20"/>
                <w:szCs w:val="20"/>
              </w:rPr>
            </w:pPr>
            <w:r w:rsidRPr="00CE71CC">
              <w:rPr>
                <w:color w:val="FFFFFF" w:themeColor="background1"/>
                <w:sz w:val="20"/>
                <w:szCs w:val="20"/>
              </w:rPr>
              <w:t>Light Level</w:t>
            </w:r>
            <w:r w:rsidR="006D5BE4">
              <w:rPr>
                <w:color w:val="FFFFFF" w:themeColor="background1"/>
                <w:sz w:val="20"/>
                <w:szCs w:val="20"/>
              </w:rPr>
              <w:t xml:space="preserve"> information</w:t>
            </w:r>
          </w:p>
        </w:tc>
      </w:tr>
      <w:tr w:rsidR="00CE71CC" w14:paraId="1A1697CB" w14:textId="77777777" w:rsidTr="00481477">
        <w:tc>
          <w:tcPr>
            <w:tcW w:w="4675" w:type="dxa"/>
          </w:tcPr>
          <w:p w14:paraId="27B54B66" w14:textId="77777777" w:rsidR="00CE71CC" w:rsidRPr="00CE71CC" w:rsidRDefault="00CE71CC" w:rsidP="00CE71CC">
            <w:pPr>
              <w:rPr>
                <w:sz w:val="20"/>
                <w:szCs w:val="20"/>
              </w:rPr>
            </w:pPr>
          </w:p>
        </w:tc>
        <w:tc>
          <w:tcPr>
            <w:tcW w:w="4675" w:type="dxa"/>
          </w:tcPr>
          <w:p w14:paraId="711A5408" w14:textId="77777777" w:rsidR="00CE71CC" w:rsidRPr="00CE71CC" w:rsidRDefault="00CE71CC" w:rsidP="00CE71CC">
            <w:pPr>
              <w:rPr>
                <w:sz w:val="20"/>
                <w:szCs w:val="20"/>
              </w:rPr>
            </w:pPr>
            <w:r w:rsidRPr="00CE71CC">
              <w:rPr>
                <w:sz w:val="20"/>
                <w:szCs w:val="20"/>
              </w:rPr>
              <w:t>Name</w:t>
            </w:r>
          </w:p>
        </w:tc>
      </w:tr>
      <w:tr w:rsidR="00CE71CC" w14:paraId="5F6C2448" w14:textId="77777777" w:rsidTr="00481477">
        <w:tc>
          <w:tcPr>
            <w:tcW w:w="4675" w:type="dxa"/>
          </w:tcPr>
          <w:p w14:paraId="6FC9F4F9" w14:textId="77777777" w:rsidR="00CE71CC" w:rsidRPr="00CE71CC" w:rsidRDefault="00CE71CC" w:rsidP="00CE71CC">
            <w:pPr>
              <w:rPr>
                <w:sz w:val="20"/>
                <w:szCs w:val="20"/>
              </w:rPr>
            </w:pPr>
          </w:p>
        </w:tc>
        <w:tc>
          <w:tcPr>
            <w:tcW w:w="4675" w:type="dxa"/>
          </w:tcPr>
          <w:p w14:paraId="31C7F76F" w14:textId="77777777" w:rsidR="00CE71CC" w:rsidRPr="00CE71CC" w:rsidRDefault="00CE71CC" w:rsidP="00CE71CC">
            <w:pPr>
              <w:rPr>
                <w:sz w:val="20"/>
                <w:szCs w:val="20"/>
              </w:rPr>
            </w:pPr>
            <w:r w:rsidRPr="00CE71CC">
              <w:rPr>
                <w:sz w:val="20"/>
                <w:szCs w:val="20"/>
              </w:rPr>
              <w:t>Age</w:t>
            </w:r>
          </w:p>
        </w:tc>
      </w:tr>
      <w:tr w:rsidR="00CE71CC" w14:paraId="6EE22C52" w14:textId="77777777" w:rsidTr="00481477">
        <w:tc>
          <w:tcPr>
            <w:tcW w:w="4675" w:type="dxa"/>
          </w:tcPr>
          <w:p w14:paraId="52B8B885" w14:textId="77777777" w:rsidR="00CE71CC" w:rsidRPr="00CE71CC" w:rsidRDefault="00CE71CC" w:rsidP="00CE71CC">
            <w:pPr>
              <w:rPr>
                <w:sz w:val="20"/>
                <w:szCs w:val="20"/>
              </w:rPr>
            </w:pPr>
          </w:p>
        </w:tc>
        <w:tc>
          <w:tcPr>
            <w:tcW w:w="4675" w:type="dxa"/>
          </w:tcPr>
          <w:p w14:paraId="138BA268" w14:textId="77777777" w:rsidR="00CE71CC" w:rsidRPr="00CE71CC" w:rsidRDefault="00CE71CC" w:rsidP="00CE71CC">
            <w:pPr>
              <w:rPr>
                <w:sz w:val="20"/>
                <w:szCs w:val="20"/>
              </w:rPr>
            </w:pPr>
            <w:r w:rsidRPr="00CE71CC">
              <w:rPr>
                <w:sz w:val="20"/>
                <w:szCs w:val="20"/>
              </w:rPr>
              <w:t>Eye color</w:t>
            </w:r>
          </w:p>
        </w:tc>
      </w:tr>
      <w:tr w:rsidR="00CE71CC" w14:paraId="629E445E" w14:textId="77777777" w:rsidTr="00481477">
        <w:tc>
          <w:tcPr>
            <w:tcW w:w="4675" w:type="dxa"/>
          </w:tcPr>
          <w:p w14:paraId="75CB3CFF" w14:textId="77777777" w:rsidR="00CE71CC" w:rsidRPr="00CE71CC" w:rsidRDefault="00CE71CC" w:rsidP="00CE71CC">
            <w:pPr>
              <w:rPr>
                <w:sz w:val="20"/>
                <w:szCs w:val="20"/>
              </w:rPr>
            </w:pPr>
          </w:p>
        </w:tc>
        <w:tc>
          <w:tcPr>
            <w:tcW w:w="4675" w:type="dxa"/>
          </w:tcPr>
          <w:p w14:paraId="10F0028B" w14:textId="77777777" w:rsidR="00CE71CC" w:rsidRPr="00CE71CC" w:rsidRDefault="00CE71CC" w:rsidP="00CE71CC">
            <w:pPr>
              <w:rPr>
                <w:sz w:val="20"/>
                <w:szCs w:val="20"/>
              </w:rPr>
            </w:pPr>
            <w:r w:rsidRPr="00CE71CC">
              <w:rPr>
                <w:sz w:val="20"/>
                <w:szCs w:val="20"/>
              </w:rPr>
              <w:t>Hair color</w:t>
            </w:r>
          </w:p>
        </w:tc>
      </w:tr>
      <w:tr w:rsidR="00CE71CC" w14:paraId="5C941407" w14:textId="77777777" w:rsidTr="00481477">
        <w:tc>
          <w:tcPr>
            <w:tcW w:w="4675" w:type="dxa"/>
          </w:tcPr>
          <w:p w14:paraId="6CB1BAFD" w14:textId="77777777" w:rsidR="00CE71CC" w:rsidRPr="00CE71CC" w:rsidRDefault="00CE71CC" w:rsidP="00CE71CC">
            <w:pPr>
              <w:rPr>
                <w:sz w:val="20"/>
                <w:szCs w:val="20"/>
              </w:rPr>
            </w:pPr>
          </w:p>
        </w:tc>
        <w:tc>
          <w:tcPr>
            <w:tcW w:w="4675" w:type="dxa"/>
          </w:tcPr>
          <w:p w14:paraId="795F6AE0" w14:textId="77777777" w:rsidR="00CE71CC" w:rsidRPr="00CE71CC" w:rsidRDefault="00CE71CC" w:rsidP="00CE71CC">
            <w:pPr>
              <w:rPr>
                <w:sz w:val="20"/>
                <w:szCs w:val="20"/>
              </w:rPr>
            </w:pPr>
            <w:r w:rsidRPr="00CE71CC">
              <w:rPr>
                <w:sz w:val="20"/>
                <w:szCs w:val="20"/>
              </w:rPr>
              <w:t>Height</w:t>
            </w:r>
          </w:p>
        </w:tc>
      </w:tr>
      <w:tr w:rsidR="00CE71CC" w14:paraId="69698899" w14:textId="77777777" w:rsidTr="00CE71CC">
        <w:tc>
          <w:tcPr>
            <w:tcW w:w="4675" w:type="dxa"/>
            <w:tcBorders>
              <w:bottom w:val="single" w:sz="4" w:space="0" w:color="auto"/>
            </w:tcBorders>
          </w:tcPr>
          <w:p w14:paraId="37D125BD" w14:textId="77777777" w:rsidR="00CE71CC" w:rsidRPr="00CE71CC" w:rsidRDefault="00CE71CC" w:rsidP="00CE71CC">
            <w:pPr>
              <w:rPr>
                <w:sz w:val="20"/>
                <w:szCs w:val="20"/>
              </w:rPr>
            </w:pPr>
          </w:p>
        </w:tc>
        <w:tc>
          <w:tcPr>
            <w:tcW w:w="4675" w:type="dxa"/>
            <w:tcBorders>
              <w:bottom w:val="single" w:sz="4" w:space="0" w:color="auto"/>
            </w:tcBorders>
          </w:tcPr>
          <w:p w14:paraId="6DA18B4A" w14:textId="77777777" w:rsidR="00CE71CC" w:rsidRPr="00CE71CC" w:rsidRDefault="00CE71CC" w:rsidP="00CE71CC">
            <w:pPr>
              <w:rPr>
                <w:sz w:val="20"/>
                <w:szCs w:val="20"/>
              </w:rPr>
            </w:pPr>
            <w:r w:rsidRPr="00CE71CC">
              <w:rPr>
                <w:sz w:val="20"/>
                <w:szCs w:val="20"/>
              </w:rPr>
              <w:t>Weight</w:t>
            </w:r>
          </w:p>
        </w:tc>
      </w:tr>
      <w:tr w:rsidR="00CE71CC" w:rsidRPr="00CE71CC" w14:paraId="3B3E5F6C" w14:textId="77777777" w:rsidTr="00CE71CC">
        <w:tc>
          <w:tcPr>
            <w:tcW w:w="9350" w:type="dxa"/>
            <w:gridSpan w:val="2"/>
            <w:shd w:val="clear" w:color="auto" w:fill="538135" w:themeFill="accent6" w:themeFillShade="BF"/>
          </w:tcPr>
          <w:p w14:paraId="6C740DB2" w14:textId="744D3962" w:rsidR="00CE71CC" w:rsidRPr="00CE71CC" w:rsidRDefault="00CE71CC" w:rsidP="00CE71CC">
            <w:pPr>
              <w:rPr>
                <w:color w:val="FFFFFF" w:themeColor="background1"/>
                <w:sz w:val="20"/>
                <w:szCs w:val="20"/>
              </w:rPr>
            </w:pPr>
            <w:r w:rsidRPr="00CE71CC">
              <w:rPr>
                <w:color w:val="FFFFFF" w:themeColor="background1"/>
                <w:sz w:val="20"/>
                <w:szCs w:val="20"/>
              </w:rPr>
              <w:t>Medium Level</w:t>
            </w:r>
            <w:r w:rsidR="006D5BE4">
              <w:rPr>
                <w:color w:val="FFFFFF" w:themeColor="background1"/>
                <w:sz w:val="20"/>
                <w:szCs w:val="20"/>
              </w:rPr>
              <w:t xml:space="preserve"> information</w:t>
            </w:r>
          </w:p>
        </w:tc>
      </w:tr>
      <w:tr w:rsidR="00CE71CC" w14:paraId="6E982163" w14:textId="77777777" w:rsidTr="00481477">
        <w:tc>
          <w:tcPr>
            <w:tcW w:w="4675" w:type="dxa"/>
          </w:tcPr>
          <w:p w14:paraId="62DF9284" w14:textId="77777777" w:rsidR="00CE71CC" w:rsidRPr="00CE71CC" w:rsidRDefault="00CE71CC" w:rsidP="00CE71CC">
            <w:pPr>
              <w:rPr>
                <w:sz w:val="20"/>
                <w:szCs w:val="20"/>
              </w:rPr>
            </w:pPr>
          </w:p>
        </w:tc>
        <w:tc>
          <w:tcPr>
            <w:tcW w:w="4675" w:type="dxa"/>
          </w:tcPr>
          <w:p w14:paraId="3604BB74" w14:textId="77777777" w:rsidR="00CE71CC" w:rsidRPr="00CE71CC" w:rsidRDefault="00CE71CC" w:rsidP="00CE71CC">
            <w:pPr>
              <w:rPr>
                <w:sz w:val="20"/>
                <w:szCs w:val="20"/>
              </w:rPr>
            </w:pPr>
            <w:r w:rsidRPr="00CE71CC">
              <w:rPr>
                <w:sz w:val="20"/>
                <w:szCs w:val="20"/>
              </w:rPr>
              <w:t>Best friend(s)</w:t>
            </w:r>
          </w:p>
        </w:tc>
      </w:tr>
      <w:tr w:rsidR="00CE71CC" w14:paraId="6B78D04A" w14:textId="77777777" w:rsidTr="00481477">
        <w:tc>
          <w:tcPr>
            <w:tcW w:w="4675" w:type="dxa"/>
          </w:tcPr>
          <w:p w14:paraId="5D45C168" w14:textId="77777777" w:rsidR="00CE71CC" w:rsidRPr="00CE71CC" w:rsidRDefault="00CE71CC" w:rsidP="00CE71CC">
            <w:pPr>
              <w:rPr>
                <w:sz w:val="20"/>
                <w:szCs w:val="20"/>
              </w:rPr>
            </w:pPr>
          </w:p>
        </w:tc>
        <w:tc>
          <w:tcPr>
            <w:tcW w:w="4675" w:type="dxa"/>
          </w:tcPr>
          <w:p w14:paraId="5819A918" w14:textId="77777777" w:rsidR="00CE71CC" w:rsidRPr="00CE71CC" w:rsidRDefault="00CE71CC" w:rsidP="00CE71CC">
            <w:pPr>
              <w:rPr>
                <w:sz w:val="20"/>
                <w:szCs w:val="20"/>
              </w:rPr>
            </w:pPr>
            <w:r w:rsidRPr="00CE71CC">
              <w:rPr>
                <w:sz w:val="20"/>
                <w:szCs w:val="20"/>
              </w:rPr>
              <w:t>Favorite talent</w:t>
            </w:r>
          </w:p>
        </w:tc>
      </w:tr>
      <w:tr w:rsidR="00CE71CC" w14:paraId="76E6A598" w14:textId="77777777" w:rsidTr="00481477">
        <w:tc>
          <w:tcPr>
            <w:tcW w:w="4675" w:type="dxa"/>
          </w:tcPr>
          <w:p w14:paraId="14DB872B" w14:textId="77777777" w:rsidR="00CE71CC" w:rsidRPr="00CE71CC" w:rsidRDefault="00CE71CC" w:rsidP="00CE71CC">
            <w:pPr>
              <w:rPr>
                <w:sz w:val="20"/>
                <w:szCs w:val="20"/>
              </w:rPr>
            </w:pPr>
          </w:p>
        </w:tc>
        <w:tc>
          <w:tcPr>
            <w:tcW w:w="4675" w:type="dxa"/>
          </w:tcPr>
          <w:p w14:paraId="44DD3FD5" w14:textId="77777777" w:rsidR="00CE71CC" w:rsidRPr="00CE71CC" w:rsidRDefault="00CE71CC" w:rsidP="00CE71CC">
            <w:pPr>
              <w:rPr>
                <w:sz w:val="20"/>
                <w:szCs w:val="20"/>
              </w:rPr>
            </w:pPr>
            <w:r w:rsidRPr="00CE71CC">
              <w:rPr>
                <w:sz w:val="20"/>
                <w:szCs w:val="20"/>
              </w:rPr>
              <w:t>Favorite color</w:t>
            </w:r>
          </w:p>
        </w:tc>
      </w:tr>
      <w:tr w:rsidR="00CE71CC" w14:paraId="2ED62D78" w14:textId="77777777" w:rsidTr="00481477">
        <w:tc>
          <w:tcPr>
            <w:tcW w:w="4675" w:type="dxa"/>
          </w:tcPr>
          <w:p w14:paraId="096BA28C" w14:textId="77777777" w:rsidR="00CE71CC" w:rsidRPr="00CE71CC" w:rsidRDefault="00CE71CC" w:rsidP="00CE71CC">
            <w:pPr>
              <w:rPr>
                <w:sz w:val="20"/>
                <w:szCs w:val="20"/>
              </w:rPr>
            </w:pPr>
          </w:p>
        </w:tc>
        <w:tc>
          <w:tcPr>
            <w:tcW w:w="4675" w:type="dxa"/>
          </w:tcPr>
          <w:p w14:paraId="01477EC0" w14:textId="77777777" w:rsidR="00CE71CC" w:rsidRPr="00CE71CC" w:rsidRDefault="00CE71CC" w:rsidP="00CE71CC">
            <w:pPr>
              <w:rPr>
                <w:sz w:val="20"/>
                <w:szCs w:val="20"/>
              </w:rPr>
            </w:pPr>
            <w:r w:rsidRPr="00CE71CC">
              <w:rPr>
                <w:sz w:val="20"/>
                <w:szCs w:val="20"/>
              </w:rPr>
              <w:t>Favorite animal</w:t>
            </w:r>
          </w:p>
        </w:tc>
      </w:tr>
      <w:tr w:rsidR="00CE71CC" w14:paraId="6AA2C3C9" w14:textId="77777777" w:rsidTr="00481477">
        <w:tc>
          <w:tcPr>
            <w:tcW w:w="4675" w:type="dxa"/>
          </w:tcPr>
          <w:p w14:paraId="699B2464" w14:textId="77777777" w:rsidR="00CE71CC" w:rsidRPr="00CE71CC" w:rsidRDefault="00CE71CC" w:rsidP="00CE71CC">
            <w:pPr>
              <w:rPr>
                <w:sz w:val="20"/>
                <w:szCs w:val="20"/>
              </w:rPr>
            </w:pPr>
          </w:p>
        </w:tc>
        <w:tc>
          <w:tcPr>
            <w:tcW w:w="4675" w:type="dxa"/>
          </w:tcPr>
          <w:p w14:paraId="7FD006D3" w14:textId="77777777" w:rsidR="00CE71CC" w:rsidRPr="00CE71CC" w:rsidRDefault="00CE71CC" w:rsidP="00CE71CC">
            <w:pPr>
              <w:rPr>
                <w:sz w:val="20"/>
                <w:szCs w:val="20"/>
              </w:rPr>
            </w:pPr>
            <w:r w:rsidRPr="00CE71CC">
              <w:rPr>
                <w:sz w:val="20"/>
                <w:szCs w:val="20"/>
              </w:rPr>
              <w:t>Favorite food</w:t>
            </w:r>
          </w:p>
        </w:tc>
      </w:tr>
      <w:tr w:rsidR="00CE71CC" w14:paraId="05623F21" w14:textId="77777777" w:rsidTr="00481477">
        <w:tc>
          <w:tcPr>
            <w:tcW w:w="4675" w:type="dxa"/>
          </w:tcPr>
          <w:p w14:paraId="013DEF08" w14:textId="77777777" w:rsidR="00CE71CC" w:rsidRPr="00CE71CC" w:rsidRDefault="00CE71CC" w:rsidP="00CE71CC">
            <w:pPr>
              <w:rPr>
                <w:sz w:val="20"/>
                <w:szCs w:val="20"/>
              </w:rPr>
            </w:pPr>
          </w:p>
        </w:tc>
        <w:tc>
          <w:tcPr>
            <w:tcW w:w="4675" w:type="dxa"/>
          </w:tcPr>
          <w:p w14:paraId="4007C6CB" w14:textId="77777777" w:rsidR="00CE71CC" w:rsidRPr="00CE71CC" w:rsidRDefault="00CE71CC" w:rsidP="00CE71CC">
            <w:pPr>
              <w:rPr>
                <w:sz w:val="20"/>
                <w:szCs w:val="20"/>
              </w:rPr>
            </w:pPr>
            <w:r w:rsidRPr="00CE71CC">
              <w:rPr>
                <w:sz w:val="20"/>
                <w:szCs w:val="20"/>
              </w:rPr>
              <w:t>Favorite drink</w:t>
            </w:r>
          </w:p>
        </w:tc>
      </w:tr>
      <w:tr w:rsidR="00CE71CC" w14:paraId="1A04F608" w14:textId="77777777" w:rsidTr="00481477">
        <w:tc>
          <w:tcPr>
            <w:tcW w:w="4675" w:type="dxa"/>
          </w:tcPr>
          <w:p w14:paraId="251C8AB7" w14:textId="77777777" w:rsidR="00CE71CC" w:rsidRPr="00CE71CC" w:rsidRDefault="00CE71CC" w:rsidP="00CE71CC">
            <w:pPr>
              <w:rPr>
                <w:sz w:val="20"/>
                <w:szCs w:val="20"/>
              </w:rPr>
            </w:pPr>
          </w:p>
        </w:tc>
        <w:tc>
          <w:tcPr>
            <w:tcW w:w="4675" w:type="dxa"/>
          </w:tcPr>
          <w:p w14:paraId="53024B06" w14:textId="77777777" w:rsidR="00CE71CC" w:rsidRPr="00CE71CC" w:rsidRDefault="00CE71CC" w:rsidP="00CE71CC">
            <w:pPr>
              <w:rPr>
                <w:sz w:val="20"/>
                <w:szCs w:val="20"/>
              </w:rPr>
            </w:pPr>
            <w:r w:rsidRPr="00CE71CC">
              <w:rPr>
                <w:sz w:val="20"/>
                <w:szCs w:val="20"/>
              </w:rPr>
              <w:t>Favorite flavor</w:t>
            </w:r>
          </w:p>
        </w:tc>
      </w:tr>
      <w:tr w:rsidR="00CE71CC" w14:paraId="20DB865E" w14:textId="77777777" w:rsidTr="00481477">
        <w:tc>
          <w:tcPr>
            <w:tcW w:w="4675" w:type="dxa"/>
          </w:tcPr>
          <w:p w14:paraId="4B5F4402" w14:textId="77777777" w:rsidR="00CE71CC" w:rsidRPr="00CE71CC" w:rsidRDefault="00CE71CC" w:rsidP="00CE71CC">
            <w:pPr>
              <w:rPr>
                <w:sz w:val="20"/>
                <w:szCs w:val="20"/>
              </w:rPr>
            </w:pPr>
          </w:p>
        </w:tc>
        <w:tc>
          <w:tcPr>
            <w:tcW w:w="4675" w:type="dxa"/>
          </w:tcPr>
          <w:p w14:paraId="20C0D5EC" w14:textId="77777777" w:rsidR="00CE71CC" w:rsidRPr="00CE71CC" w:rsidRDefault="00CE71CC" w:rsidP="00CE71CC">
            <w:pPr>
              <w:rPr>
                <w:sz w:val="20"/>
                <w:szCs w:val="20"/>
              </w:rPr>
            </w:pPr>
            <w:r w:rsidRPr="00CE71CC">
              <w:rPr>
                <w:sz w:val="20"/>
                <w:szCs w:val="20"/>
              </w:rPr>
              <w:t>Favorite Hobby</w:t>
            </w:r>
          </w:p>
        </w:tc>
      </w:tr>
      <w:tr w:rsidR="00CE71CC" w14:paraId="0D62ED34" w14:textId="77777777" w:rsidTr="00481477">
        <w:tc>
          <w:tcPr>
            <w:tcW w:w="4675" w:type="dxa"/>
          </w:tcPr>
          <w:p w14:paraId="20BE9081" w14:textId="77777777" w:rsidR="00CE71CC" w:rsidRPr="00CE71CC" w:rsidRDefault="00CE71CC" w:rsidP="00CE71CC">
            <w:pPr>
              <w:rPr>
                <w:sz w:val="20"/>
                <w:szCs w:val="20"/>
              </w:rPr>
            </w:pPr>
          </w:p>
        </w:tc>
        <w:tc>
          <w:tcPr>
            <w:tcW w:w="4675" w:type="dxa"/>
          </w:tcPr>
          <w:p w14:paraId="49BA5BDC" w14:textId="77777777" w:rsidR="00CE71CC" w:rsidRPr="00CE71CC" w:rsidRDefault="00CE71CC" w:rsidP="00CE71CC">
            <w:pPr>
              <w:rPr>
                <w:sz w:val="20"/>
                <w:szCs w:val="20"/>
              </w:rPr>
            </w:pPr>
            <w:r w:rsidRPr="00CE71CC">
              <w:rPr>
                <w:sz w:val="20"/>
                <w:szCs w:val="20"/>
              </w:rPr>
              <w:t>Favorite Sport</w:t>
            </w:r>
          </w:p>
        </w:tc>
      </w:tr>
      <w:tr w:rsidR="00CE71CC" w14:paraId="60E8F911" w14:textId="77777777" w:rsidTr="00481477">
        <w:tc>
          <w:tcPr>
            <w:tcW w:w="4675" w:type="dxa"/>
          </w:tcPr>
          <w:p w14:paraId="2732950C" w14:textId="77777777" w:rsidR="00CE71CC" w:rsidRPr="00CE71CC" w:rsidRDefault="00CE71CC" w:rsidP="00CE71CC">
            <w:pPr>
              <w:rPr>
                <w:sz w:val="20"/>
                <w:szCs w:val="20"/>
              </w:rPr>
            </w:pPr>
          </w:p>
        </w:tc>
        <w:tc>
          <w:tcPr>
            <w:tcW w:w="4675" w:type="dxa"/>
          </w:tcPr>
          <w:p w14:paraId="5A8CA6D4" w14:textId="77777777" w:rsidR="00CE71CC" w:rsidRPr="00CE71CC" w:rsidRDefault="00CE71CC" w:rsidP="00CE71CC">
            <w:pPr>
              <w:rPr>
                <w:sz w:val="20"/>
                <w:szCs w:val="20"/>
              </w:rPr>
            </w:pPr>
            <w:r w:rsidRPr="00CE71CC">
              <w:rPr>
                <w:sz w:val="20"/>
                <w:szCs w:val="20"/>
              </w:rPr>
              <w:t>Last Book read</w:t>
            </w:r>
          </w:p>
        </w:tc>
      </w:tr>
      <w:tr w:rsidR="00CE71CC" w14:paraId="49DD04EE" w14:textId="77777777" w:rsidTr="00481477">
        <w:tc>
          <w:tcPr>
            <w:tcW w:w="4675" w:type="dxa"/>
          </w:tcPr>
          <w:p w14:paraId="64A7EA26" w14:textId="77777777" w:rsidR="00CE71CC" w:rsidRPr="00CE71CC" w:rsidRDefault="00CE71CC" w:rsidP="00CE71CC">
            <w:pPr>
              <w:rPr>
                <w:sz w:val="20"/>
                <w:szCs w:val="20"/>
              </w:rPr>
            </w:pPr>
          </w:p>
        </w:tc>
        <w:tc>
          <w:tcPr>
            <w:tcW w:w="4675" w:type="dxa"/>
          </w:tcPr>
          <w:p w14:paraId="18CEA001" w14:textId="77777777" w:rsidR="00CE71CC" w:rsidRPr="00CE71CC" w:rsidRDefault="00CE71CC" w:rsidP="00CE71CC">
            <w:pPr>
              <w:rPr>
                <w:sz w:val="20"/>
                <w:szCs w:val="20"/>
              </w:rPr>
            </w:pPr>
            <w:r w:rsidRPr="00CE71CC">
              <w:rPr>
                <w:sz w:val="20"/>
                <w:szCs w:val="20"/>
              </w:rPr>
              <w:t>Favorite book</w:t>
            </w:r>
          </w:p>
        </w:tc>
      </w:tr>
      <w:tr w:rsidR="00CE71CC" w14:paraId="530172CF" w14:textId="77777777" w:rsidTr="00481477">
        <w:tc>
          <w:tcPr>
            <w:tcW w:w="4675" w:type="dxa"/>
          </w:tcPr>
          <w:p w14:paraId="3F12EBA3" w14:textId="77777777" w:rsidR="00CE71CC" w:rsidRPr="00CE71CC" w:rsidRDefault="00CE71CC" w:rsidP="00CE71CC">
            <w:pPr>
              <w:rPr>
                <w:sz w:val="20"/>
                <w:szCs w:val="20"/>
              </w:rPr>
            </w:pPr>
          </w:p>
        </w:tc>
        <w:tc>
          <w:tcPr>
            <w:tcW w:w="4675" w:type="dxa"/>
          </w:tcPr>
          <w:p w14:paraId="53E6A980" w14:textId="77777777" w:rsidR="00CE71CC" w:rsidRPr="00CE71CC" w:rsidRDefault="00CE71CC" w:rsidP="00CE71CC">
            <w:pPr>
              <w:rPr>
                <w:sz w:val="20"/>
                <w:szCs w:val="20"/>
              </w:rPr>
            </w:pPr>
            <w:r w:rsidRPr="00CE71CC">
              <w:rPr>
                <w:sz w:val="20"/>
                <w:szCs w:val="20"/>
              </w:rPr>
              <w:t>Favorite writer</w:t>
            </w:r>
          </w:p>
        </w:tc>
      </w:tr>
      <w:tr w:rsidR="00CE71CC" w14:paraId="36183541" w14:textId="77777777" w:rsidTr="00481477">
        <w:tc>
          <w:tcPr>
            <w:tcW w:w="4675" w:type="dxa"/>
          </w:tcPr>
          <w:p w14:paraId="799E4AD5" w14:textId="77777777" w:rsidR="00CE71CC" w:rsidRPr="00CE71CC" w:rsidRDefault="00CE71CC" w:rsidP="00CE71CC">
            <w:pPr>
              <w:rPr>
                <w:sz w:val="20"/>
                <w:szCs w:val="20"/>
              </w:rPr>
            </w:pPr>
          </w:p>
        </w:tc>
        <w:tc>
          <w:tcPr>
            <w:tcW w:w="4675" w:type="dxa"/>
          </w:tcPr>
          <w:p w14:paraId="48A9D333" w14:textId="77777777" w:rsidR="00CE71CC" w:rsidRPr="00CE71CC" w:rsidRDefault="00CE71CC" w:rsidP="00CE71CC">
            <w:pPr>
              <w:rPr>
                <w:sz w:val="20"/>
                <w:szCs w:val="20"/>
              </w:rPr>
            </w:pPr>
            <w:r w:rsidRPr="00CE71CC">
              <w:rPr>
                <w:sz w:val="20"/>
                <w:szCs w:val="20"/>
              </w:rPr>
              <w:t>Favorite movie</w:t>
            </w:r>
          </w:p>
        </w:tc>
      </w:tr>
      <w:tr w:rsidR="00CE71CC" w14:paraId="3183D16C" w14:textId="77777777" w:rsidTr="00481477">
        <w:tc>
          <w:tcPr>
            <w:tcW w:w="4675" w:type="dxa"/>
          </w:tcPr>
          <w:p w14:paraId="59BFBD67" w14:textId="77777777" w:rsidR="00CE71CC" w:rsidRPr="00CE71CC" w:rsidRDefault="00CE71CC" w:rsidP="00CE71CC">
            <w:pPr>
              <w:rPr>
                <w:sz w:val="20"/>
                <w:szCs w:val="20"/>
              </w:rPr>
            </w:pPr>
          </w:p>
        </w:tc>
        <w:tc>
          <w:tcPr>
            <w:tcW w:w="4675" w:type="dxa"/>
          </w:tcPr>
          <w:p w14:paraId="2BD1FA80" w14:textId="77777777" w:rsidR="00CE71CC" w:rsidRPr="00CE71CC" w:rsidRDefault="00CE71CC" w:rsidP="00CE71CC">
            <w:pPr>
              <w:rPr>
                <w:sz w:val="20"/>
                <w:szCs w:val="20"/>
              </w:rPr>
            </w:pPr>
            <w:r w:rsidRPr="00CE71CC">
              <w:rPr>
                <w:sz w:val="20"/>
                <w:szCs w:val="20"/>
              </w:rPr>
              <w:t>Favorite actor/actress</w:t>
            </w:r>
          </w:p>
        </w:tc>
      </w:tr>
      <w:tr w:rsidR="00CE71CC" w14:paraId="51902F2B" w14:textId="77777777" w:rsidTr="00481477">
        <w:tc>
          <w:tcPr>
            <w:tcW w:w="4675" w:type="dxa"/>
          </w:tcPr>
          <w:p w14:paraId="2905FCAB" w14:textId="77777777" w:rsidR="00CE71CC" w:rsidRPr="00CE71CC" w:rsidRDefault="00CE71CC" w:rsidP="00CE71CC">
            <w:pPr>
              <w:rPr>
                <w:sz w:val="20"/>
                <w:szCs w:val="20"/>
              </w:rPr>
            </w:pPr>
          </w:p>
        </w:tc>
        <w:tc>
          <w:tcPr>
            <w:tcW w:w="4675" w:type="dxa"/>
          </w:tcPr>
          <w:p w14:paraId="65BAFD31" w14:textId="77777777" w:rsidR="00CE71CC" w:rsidRPr="00CE71CC" w:rsidRDefault="00CE71CC" w:rsidP="00CE71CC">
            <w:pPr>
              <w:rPr>
                <w:sz w:val="20"/>
                <w:szCs w:val="20"/>
              </w:rPr>
            </w:pPr>
            <w:r w:rsidRPr="00CE71CC">
              <w:rPr>
                <w:sz w:val="20"/>
                <w:szCs w:val="20"/>
              </w:rPr>
              <w:t>Favorite singer</w:t>
            </w:r>
          </w:p>
        </w:tc>
      </w:tr>
      <w:tr w:rsidR="00CE71CC" w14:paraId="2FA7B85D" w14:textId="77777777" w:rsidTr="00CE71CC">
        <w:tc>
          <w:tcPr>
            <w:tcW w:w="4675" w:type="dxa"/>
            <w:tcBorders>
              <w:bottom w:val="single" w:sz="4" w:space="0" w:color="auto"/>
            </w:tcBorders>
          </w:tcPr>
          <w:p w14:paraId="236E73D1" w14:textId="77777777" w:rsidR="00CE71CC" w:rsidRPr="00CE71CC" w:rsidRDefault="00CE71CC" w:rsidP="00CE71CC">
            <w:pPr>
              <w:rPr>
                <w:sz w:val="20"/>
                <w:szCs w:val="20"/>
              </w:rPr>
            </w:pPr>
          </w:p>
        </w:tc>
        <w:tc>
          <w:tcPr>
            <w:tcW w:w="4675" w:type="dxa"/>
            <w:tcBorders>
              <w:bottom w:val="single" w:sz="4" w:space="0" w:color="auto"/>
            </w:tcBorders>
          </w:tcPr>
          <w:p w14:paraId="5F5DE1AE" w14:textId="77777777" w:rsidR="00CE71CC" w:rsidRPr="00CE71CC" w:rsidRDefault="00CE71CC" w:rsidP="00CE71CC">
            <w:pPr>
              <w:rPr>
                <w:sz w:val="20"/>
                <w:szCs w:val="20"/>
              </w:rPr>
            </w:pPr>
            <w:r w:rsidRPr="00CE71CC">
              <w:rPr>
                <w:sz w:val="20"/>
                <w:szCs w:val="20"/>
              </w:rPr>
              <w:t>Favorite song</w:t>
            </w:r>
          </w:p>
        </w:tc>
      </w:tr>
      <w:tr w:rsidR="00CE71CC" w:rsidRPr="00CE71CC" w14:paraId="7BF48C94" w14:textId="77777777" w:rsidTr="00481477">
        <w:tc>
          <w:tcPr>
            <w:tcW w:w="9350" w:type="dxa"/>
            <w:gridSpan w:val="2"/>
            <w:shd w:val="clear" w:color="auto" w:fill="538135" w:themeFill="accent6" w:themeFillShade="BF"/>
          </w:tcPr>
          <w:p w14:paraId="7040AB32" w14:textId="0A1F228B" w:rsidR="00CE71CC" w:rsidRPr="00CE71CC" w:rsidRDefault="00CE71CC" w:rsidP="00CE71CC">
            <w:pPr>
              <w:rPr>
                <w:color w:val="FFFFFF" w:themeColor="background1"/>
                <w:sz w:val="20"/>
                <w:szCs w:val="20"/>
              </w:rPr>
            </w:pPr>
            <w:r w:rsidRPr="00CE71CC">
              <w:rPr>
                <w:color w:val="FFFFFF" w:themeColor="background1"/>
                <w:sz w:val="20"/>
                <w:szCs w:val="20"/>
              </w:rPr>
              <w:t>Deep Level</w:t>
            </w:r>
            <w:r w:rsidR="006D5BE4">
              <w:rPr>
                <w:color w:val="FFFFFF" w:themeColor="background1"/>
                <w:sz w:val="20"/>
                <w:szCs w:val="20"/>
              </w:rPr>
              <w:t xml:space="preserve"> information</w:t>
            </w:r>
          </w:p>
        </w:tc>
      </w:tr>
      <w:tr w:rsidR="00CE71CC" w14:paraId="04E2DADB" w14:textId="77777777" w:rsidTr="00481477">
        <w:tc>
          <w:tcPr>
            <w:tcW w:w="4675" w:type="dxa"/>
          </w:tcPr>
          <w:p w14:paraId="6FC20DDD" w14:textId="77777777" w:rsidR="00CE71CC" w:rsidRPr="00CE71CC" w:rsidRDefault="00CE71CC" w:rsidP="00CE71CC">
            <w:pPr>
              <w:rPr>
                <w:sz w:val="20"/>
                <w:szCs w:val="20"/>
              </w:rPr>
            </w:pPr>
          </w:p>
        </w:tc>
        <w:tc>
          <w:tcPr>
            <w:tcW w:w="4675" w:type="dxa"/>
          </w:tcPr>
          <w:p w14:paraId="029ABA1F" w14:textId="77777777" w:rsidR="00CE71CC" w:rsidRPr="00CE71CC" w:rsidRDefault="00CE71CC" w:rsidP="00CE71CC">
            <w:pPr>
              <w:rPr>
                <w:sz w:val="20"/>
                <w:szCs w:val="20"/>
              </w:rPr>
            </w:pPr>
            <w:r w:rsidRPr="00CE71CC">
              <w:rPr>
                <w:sz w:val="20"/>
                <w:szCs w:val="20"/>
              </w:rPr>
              <w:t>Best super power</w:t>
            </w:r>
          </w:p>
        </w:tc>
      </w:tr>
      <w:tr w:rsidR="00CE71CC" w14:paraId="54062AA0" w14:textId="77777777" w:rsidTr="00481477">
        <w:tc>
          <w:tcPr>
            <w:tcW w:w="4675" w:type="dxa"/>
          </w:tcPr>
          <w:p w14:paraId="0DF2C1C1" w14:textId="77777777" w:rsidR="00CE71CC" w:rsidRPr="00CE71CC" w:rsidRDefault="00CE71CC" w:rsidP="00CE71CC">
            <w:pPr>
              <w:rPr>
                <w:sz w:val="20"/>
                <w:szCs w:val="20"/>
              </w:rPr>
            </w:pPr>
          </w:p>
        </w:tc>
        <w:tc>
          <w:tcPr>
            <w:tcW w:w="4675" w:type="dxa"/>
          </w:tcPr>
          <w:p w14:paraId="34FFCA71" w14:textId="77777777" w:rsidR="00CE71CC" w:rsidRPr="00CE71CC" w:rsidRDefault="00CE71CC" w:rsidP="00CE71CC">
            <w:pPr>
              <w:rPr>
                <w:sz w:val="20"/>
                <w:szCs w:val="20"/>
              </w:rPr>
            </w:pPr>
            <w:r w:rsidRPr="00CE71CC">
              <w:rPr>
                <w:sz w:val="20"/>
                <w:szCs w:val="20"/>
              </w:rPr>
              <w:t>Number of hairs on head</w:t>
            </w:r>
          </w:p>
        </w:tc>
      </w:tr>
      <w:tr w:rsidR="00CE71CC" w14:paraId="0A308948" w14:textId="77777777" w:rsidTr="00481477">
        <w:tc>
          <w:tcPr>
            <w:tcW w:w="4675" w:type="dxa"/>
          </w:tcPr>
          <w:p w14:paraId="0B9E2EF5" w14:textId="77777777" w:rsidR="00CE71CC" w:rsidRPr="00CE71CC" w:rsidRDefault="00CE71CC" w:rsidP="00CE71CC">
            <w:pPr>
              <w:rPr>
                <w:sz w:val="20"/>
                <w:szCs w:val="20"/>
              </w:rPr>
            </w:pPr>
          </w:p>
        </w:tc>
        <w:tc>
          <w:tcPr>
            <w:tcW w:w="4675" w:type="dxa"/>
          </w:tcPr>
          <w:p w14:paraId="4E7C1B4F" w14:textId="77777777" w:rsidR="00CE71CC" w:rsidRPr="00CE71CC" w:rsidRDefault="00CE71CC" w:rsidP="00CE71CC">
            <w:pPr>
              <w:rPr>
                <w:sz w:val="20"/>
                <w:szCs w:val="20"/>
              </w:rPr>
            </w:pPr>
            <w:r w:rsidRPr="00CE71CC">
              <w:rPr>
                <w:sz w:val="20"/>
                <w:szCs w:val="20"/>
              </w:rPr>
              <w:t>Number of selfies you take a day</w:t>
            </w:r>
          </w:p>
        </w:tc>
      </w:tr>
      <w:tr w:rsidR="00CE71CC" w14:paraId="304243A9" w14:textId="77777777" w:rsidTr="00481477">
        <w:tc>
          <w:tcPr>
            <w:tcW w:w="4675" w:type="dxa"/>
          </w:tcPr>
          <w:p w14:paraId="030F51FF" w14:textId="77777777" w:rsidR="00CE71CC" w:rsidRPr="00CE71CC" w:rsidRDefault="00CE71CC" w:rsidP="00CE71CC">
            <w:pPr>
              <w:rPr>
                <w:sz w:val="20"/>
                <w:szCs w:val="20"/>
              </w:rPr>
            </w:pPr>
          </w:p>
        </w:tc>
        <w:tc>
          <w:tcPr>
            <w:tcW w:w="4675" w:type="dxa"/>
          </w:tcPr>
          <w:p w14:paraId="7DC95802" w14:textId="77777777" w:rsidR="00CE71CC" w:rsidRPr="00CE71CC" w:rsidRDefault="00CE71CC" w:rsidP="00CE71CC">
            <w:pPr>
              <w:rPr>
                <w:sz w:val="20"/>
                <w:szCs w:val="20"/>
              </w:rPr>
            </w:pPr>
            <w:r w:rsidRPr="00CE71CC">
              <w:rPr>
                <w:sz w:val="20"/>
                <w:szCs w:val="20"/>
              </w:rPr>
              <w:t>What’s your spirit animal</w:t>
            </w:r>
          </w:p>
        </w:tc>
      </w:tr>
      <w:tr w:rsidR="00CE71CC" w14:paraId="7A22971F" w14:textId="77777777" w:rsidTr="00481477">
        <w:tc>
          <w:tcPr>
            <w:tcW w:w="4675" w:type="dxa"/>
          </w:tcPr>
          <w:p w14:paraId="792A6968" w14:textId="77777777" w:rsidR="00CE71CC" w:rsidRPr="00CE71CC" w:rsidRDefault="00CE71CC" w:rsidP="00CE71CC">
            <w:pPr>
              <w:rPr>
                <w:sz w:val="20"/>
                <w:szCs w:val="20"/>
              </w:rPr>
            </w:pPr>
          </w:p>
        </w:tc>
        <w:tc>
          <w:tcPr>
            <w:tcW w:w="4675" w:type="dxa"/>
          </w:tcPr>
          <w:p w14:paraId="6B1AB1C4" w14:textId="77777777" w:rsidR="00CE71CC" w:rsidRPr="00CE71CC" w:rsidRDefault="00CE71CC" w:rsidP="00CE71CC">
            <w:pPr>
              <w:rPr>
                <w:sz w:val="20"/>
                <w:szCs w:val="20"/>
              </w:rPr>
            </w:pPr>
            <w:r w:rsidRPr="00CE71CC">
              <w:rPr>
                <w:sz w:val="20"/>
                <w:szCs w:val="20"/>
              </w:rPr>
              <w:t>Indoors or outdoors</w:t>
            </w:r>
          </w:p>
        </w:tc>
      </w:tr>
      <w:tr w:rsidR="00CE71CC" w14:paraId="0EE429CF" w14:textId="77777777" w:rsidTr="00481477">
        <w:tc>
          <w:tcPr>
            <w:tcW w:w="4675" w:type="dxa"/>
          </w:tcPr>
          <w:p w14:paraId="1C0C8842" w14:textId="77777777" w:rsidR="00CE71CC" w:rsidRPr="00CE71CC" w:rsidRDefault="00CE71CC" w:rsidP="00CE71CC">
            <w:pPr>
              <w:rPr>
                <w:sz w:val="20"/>
                <w:szCs w:val="20"/>
              </w:rPr>
            </w:pPr>
          </w:p>
        </w:tc>
        <w:tc>
          <w:tcPr>
            <w:tcW w:w="4675" w:type="dxa"/>
          </w:tcPr>
          <w:p w14:paraId="27D41987" w14:textId="77777777" w:rsidR="00CE71CC" w:rsidRPr="00CE71CC" w:rsidRDefault="00CE71CC" w:rsidP="00CE71CC">
            <w:pPr>
              <w:rPr>
                <w:sz w:val="20"/>
                <w:szCs w:val="20"/>
              </w:rPr>
            </w:pPr>
            <w:r w:rsidRPr="00CE71CC">
              <w:rPr>
                <w:sz w:val="20"/>
                <w:szCs w:val="20"/>
              </w:rPr>
              <w:t>Favorite mythical creature</w:t>
            </w:r>
          </w:p>
        </w:tc>
      </w:tr>
      <w:tr w:rsidR="00CE71CC" w14:paraId="7B544CCF" w14:textId="77777777" w:rsidTr="00481477">
        <w:tc>
          <w:tcPr>
            <w:tcW w:w="4675" w:type="dxa"/>
          </w:tcPr>
          <w:p w14:paraId="6224B4E7" w14:textId="77777777" w:rsidR="00CE71CC" w:rsidRPr="00CE71CC" w:rsidRDefault="00CE71CC" w:rsidP="00CE71CC">
            <w:pPr>
              <w:rPr>
                <w:sz w:val="20"/>
                <w:szCs w:val="20"/>
              </w:rPr>
            </w:pPr>
          </w:p>
        </w:tc>
        <w:tc>
          <w:tcPr>
            <w:tcW w:w="4675" w:type="dxa"/>
          </w:tcPr>
          <w:p w14:paraId="353CDF6E" w14:textId="77777777" w:rsidR="00CE71CC" w:rsidRPr="00CE71CC" w:rsidRDefault="00CE71CC" w:rsidP="00CE71CC">
            <w:pPr>
              <w:rPr>
                <w:sz w:val="20"/>
                <w:szCs w:val="20"/>
              </w:rPr>
            </w:pPr>
            <w:r w:rsidRPr="00CE71CC">
              <w:rPr>
                <w:sz w:val="20"/>
                <w:szCs w:val="20"/>
              </w:rPr>
              <w:t>Favorite fictional character</w:t>
            </w:r>
          </w:p>
        </w:tc>
      </w:tr>
      <w:tr w:rsidR="00CE71CC" w14:paraId="617DBEFA" w14:textId="77777777" w:rsidTr="00481477">
        <w:tc>
          <w:tcPr>
            <w:tcW w:w="4675" w:type="dxa"/>
          </w:tcPr>
          <w:p w14:paraId="6C1396D6" w14:textId="77777777" w:rsidR="00CE71CC" w:rsidRPr="00CE71CC" w:rsidRDefault="00CE71CC" w:rsidP="00CE71CC">
            <w:pPr>
              <w:rPr>
                <w:sz w:val="20"/>
                <w:szCs w:val="20"/>
              </w:rPr>
            </w:pPr>
          </w:p>
        </w:tc>
        <w:tc>
          <w:tcPr>
            <w:tcW w:w="4675" w:type="dxa"/>
          </w:tcPr>
          <w:p w14:paraId="468E7079" w14:textId="77777777" w:rsidR="00CE71CC" w:rsidRPr="00CE71CC" w:rsidRDefault="00CE71CC" w:rsidP="00CE71CC">
            <w:pPr>
              <w:rPr>
                <w:sz w:val="20"/>
                <w:szCs w:val="20"/>
              </w:rPr>
            </w:pPr>
            <w:r w:rsidRPr="00CE71CC">
              <w:rPr>
                <w:sz w:val="20"/>
                <w:szCs w:val="20"/>
              </w:rPr>
              <w:t>Meat or veggies</w:t>
            </w:r>
          </w:p>
        </w:tc>
      </w:tr>
      <w:tr w:rsidR="00CE71CC" w14:paraId="614D2A7E" w14:textId="77777777" w:rsidTr="00481477">
        <w:tc>
          <w:tcPr>
            <w:tcW w:w="4675" w:type="dxa"/>
          </w:tcPr>
          <w:p w14:paraId="301461AD" w14:textId="77777777" w:rsidR="00CE71CC" w:rsidRPr="00CE71CC" w:rsidRDefault="00CE71CC" w:rsidP="00CE71CC">
            <w:pPr>
              <w:rPr>
                <w:sz w:val="20"/>
                <w:szCs w:val="20"/>
              </w:rPr>
            </w:pPr>
          </w:p>
        </w:tc>
        <w:tc>
          <w:tcPr>
            <w:tcW w:w="4675" w:type="dxa"/>
          </w:tcPr>
          <w:p w14:paraId="18F3F00F" w14:textId="77777777" w:rsidR="00CE71CC" w:rsidRPr="00CE71CC" w:rsidRDefault="00CE71CC" w:rsidP="00CE71CC">
            <w:pPr>
              <w:rPr>
                <w:sz w:val="20"/>
                <w:szCs w:val="20"/>
              </w:rPr>
            </w:pPr>
            <w:r w:rsidRPr="00CE71CC">
              <w:rPr>
                <w:sz w:val="20"/>
                <w:szCs w:val="20"/>
              </w:rPr>
              <w:t>What would be your signature wrestling move</w:t>
            </w:r>
          </w:p>
        </w:tc>
      </w:tr>
      <w:tr w:rsidR="00CE71CC" w14:paraId="326AB6B6" w14:textId="77777777" w:rsidTr="00481477">
        <w:tc>
          <w:tcPr>
            <w:tcW w:w="4675" w:type="dxa"/>
          </w:tcPr>
          <w:p w14:paraId="686402B5" w14:textId="77777777" w:rsidR="00CE71CC" w:rsidRPr="00CE71CC" w:rsidRDefault="00CE71CC" w:rsidP="00CE71CC">
            <w:pPr>
              <w:rPr>
                <w:sz w:val="20"/>
                <w:szCs w:val="20"/>
              </w:rPr>
            </w:pPr>
          </w:p>
        </w:tc>
        <w:tc>
          <w:tcPr>
            <w:tcW w:w="4675" w:type="dxa"/>
          </w:tcPr>
          <w:p w14:paraId="5FC8B8E9" w14:textId="77777777" w:rsidR="00CE71CC" w:rsidRPr="00CE71CC" w:rsidRDefault="00CE71CC" w:rsidP="00CE71CC">
            <w:pPr>
              <w:rPr>
                <w:sz w:val="20"/>
                <w:szCs w:val="20"/>
              </w:rPr>
            </w:pPr>
            <w:r w:rsidRPr="00CE71CC">
              <w:rPr>
                <w:sz w:val="20"/>
                <w:szCs w:val="20"/>
              </w:rPr>
              <w:t>What would be your MMA nickname</w:t>
            </w:r>
          </w:p>
        </w:tc>
      </w:tr>
      <w:tr w:rsidR="00CE71CC" w14:paraId="690CD0FD" w14:textId="77777777" w:rsidTr="00481477">
        <w:tc>
          <w:tcPr>
            <w:tcW w:w="4675" w:type="dxa"/>
          </w:tcPr>
          <w:p w14:paraId="42F02574" w14:textId="77777777" w:rsidR="00CE71CC" w:rsidRPr="00CE71CC" w:rsidRDefault="00CE71CC" w:rsidP="00CE71CC">
            <w:pPr>
              <w:rPr>
                <w:sz w:val="20"/>
                <w:szCs w:val="20"/>
              </w:rPr>
            </w:pPr>
          </w:p>
        </w:tc>
        <w:tc>
          <w:tcPr>
            <w:tcW w:w="4675" w:type="dxa"/>
          </w:tcPr>
          <w:p w14:paraId="11D9BBF8" w14:textId="77777777" w:rsidR="00CE71CC" w:rsidRPr="00CE71CC" w:rsidRDefault="00CE71CC" w:rsidP="00CE71CC">
            <w:pPr>
              <w:rPr>
                <w:sz w:val="20"/>
                <w:szCs w:val="20"/>
              </w:rPr>
            </w:pPr>
            <w:r w:rsidRPr="00CE71CC">
              <w:rPr>
                <w:sz w:val="20"/>
                <w:szCs w:val="20"/>
              </w:rPr>
              <w:t>What video game power would you want</w:t>
            </w:r>
          </w:p>
        </w:tc>
      </w:tr>
      <w:tr w:rsidR="00CE71CC" w14:paraId="1A2BC66B" w14:textId="77777777" w:rsidTr="00481477">
        <w:tc>
          <w:tcPr>
            <w:tcW w:w="4675" w:type="dxa"/>
          </w:tcPr>
          <w:p w14:paraId="2BBA6715" w14:textId="77777777" w:rsidR="00CE71CC" w:rsidRPr="00CE71CC" w:rsidRDefault="00CE71CC" w:rsidP="00CE71CC">
            <w:pPr>
              <w:rPr>
                <w:sz w:val="20"/>
                <w:szCs w:val="20"/>
              </w:rPr>
            </w:pPr>
          </w:p>
        </w:tc>
        <w:tc>
          <w:tcPr>
            <w:tcW w:w="4675" w:type="dxa"/>
          </w:tcPr>
          <w:p w14:paraId="29115D0F" w14:textId="77777777" w:rsidR="00CE71CC" w:rsidRPr="00CE71CC" w:rsidRDefault="00CE71CC" w:rsidP="00CE71CC">
            <w:pPr>
              <w:rPr>
                <w:sz w:val="20"/>
                <w:szCs w:val="20"/>
              </w:rPr>
            </w:pPr>
            <w:r w:rsidRPr="00CE71CC">
              <w:rPr>
                <w:sz w:val="20"/>
                <w:szCs w:val="20"/>
              </w:rPr>
              <w:t>Who’s your hero</w:t>
            </w:r>
          </w:p>
        </w:tc>
      </w:tr>
      <w:tr w:rsidR="00CE71CC" w14:paraId="51EBEB9E" w14:textId="77777777" w:rsidTr="00481477">
        <w:tc>
          <w:tcPr>
            <w:tcW w:w="4675" w:type="dxa"/>
          </w:tcPr>
          <w:p w14:paraId="1C67B2AB" w14:textId="77777777" w:rsidR="00CE71CC" w:rsidRPr="00CE71CC" w:rsidRDefault="00CE71CC" w:rsidP="00CE71CC">
            <w:pPr>
              <w:rPr>
                <w:sz w:val="20"/>
                <w:szCs w:val="20"/>
              </w:rPr>
            </w:pPr>
          </w:p>
        </w:tc>
        <w:tc>
          <w:tcPr>
            <w:tcW w:w="4675" w:type="dxa"/>
          </w:tcPr>
          <w:p w14:paraId="513DFBA6" w14:textId="77777777" w:rsidR="00CE71CC" w:rsidRPr="00CE71CC" w:rsidRDefault="00CE71CC" w:rsidP="00CE71CC">
            <w:pPr>
              <w:rPr>
                <w:sz w:val="20"/>
                <w:szCs w:val="20"/>
              </w:rPr>
            </w:pPr>
            <w:r w:rsidRPr="00CE71CC">
              <w:rPr>
                <w:sz w:val="20"/>
                <w:szCs w:val="20"/>
              </w:rPr>
              <w:t>Prefer the book or the movie</w:t>
            </w:r>
          </w:p>
        </w:tc>
      </w:tr>
      <w:tr w:rsidR="00CE71CC" w14:paraId="10430804" w14:textId="77777777" w:rsidTr="00481477">
        <w:tc>
          <w:tcPr>
            <w:tcW w:w="4675" w:type="dxa"/>
          </w:tcPr>
          <w:p w14:paraId="62BADDD8" w14:textId="77777777" w:rsidR="00CE71CC" w:rsidRPr="00CE71CC" w:rsidRDefault="00CE71CC" w:rsidP="00CE71CC">
            <w:pPr>
              <w:rPr>
                <w:sz w:val="20"/>
                <w:szCs w:val="20"/>
              </w:rPr>
            </w:pPr>
          </w:p>
        </w:tc>
        <w:tc>
          <w:tcPr>
            <w:tcW w:w="4675" w:type="dxa"/>
          </w:tcPr>
          <w:p w14:paraId="35DD9251" w14:textId="77777777" w:rsidR="00CE71CC" w:rsidRPr="00CE71CC" w:rsidRDefault="00CE71CC" w:rsidP="00CE71CC">
            <w:pPr>
              <w:rPr>
                <w:sz w:val="20"/>
                <w:szCs w:val="20"/>
              </w:rPr>
            </w:pPr>
            <w:r w:rsidRPr="00CE71CC">
              <w:rPr>
                <w:sz w:val="20"/>
                <w:szCs w:val="20"/>
              </w:rPr>
              <w:t>Who do you text most</w:t>
            </w:r>
          </w:p>
        </w:tc>
      </w:tr>
    </w:tbl>
    <w:p w14:paraId="32E00EDC" w14:textId="77777777" w:rsidR="00EB0FFE" w:rsidRDefault="00EB0FFE" w:rsidP="00757D1E"/>
    <w:p w14:paraId="58A6CD29" w14:textId="411154B6" w:rsidR="00EB0FFE" w:rsidRDefault="000D59AB" w:rsidP="000D59AB">
      <w:pPr>
        <w:pStyle w:val="Heading3"/>
      </w:pPr>
      <w:bookmarkStart w:id="109" w:name="_Toc444535998"/>
      <w:r>
        <w:t>My</w:t>
      </w:r>
      <w:r w:rsidR="007E51F0">
        <w:t xml:space="preserve"> Headshot</w:t>
      </w:r>
      <w:bookmarkEnd w:id="109"/>
    </w:p>
    <w:p w14:paraId="04B0B992" w14:textId="42260164" w:rsidR="006944E9" w:rsidRDefault="006944E9" w:rsidP="00757D1E">
      <w:r>
        <w:t xml:space="preserve">Einstein is insistent that </w:t>
      </w:r>
      <w:r w:rsidR="00380147">
        <w:t xml:space="preserve">a good head shot says a lot about a person </w:t>
      </w:r>
      <w:ins w:id="110" w:author="nick ingeneri" w:date="2016-02-29T11:43:00Z">
        <w:r w:rsidR="00380147">
          <w:t>an</w:t>
        </w:r>
      </w:ins>
      <w:r w:rsidR="00380147">
        <w:t>d</w:t>
      </w:r>
      <w:ins w:id="111" w:author="nick ingeneri" w:date="2016-02-29T11:43:00Z">
        <w:r w:rsidR="00380147">
          <w:t xml:space="preserve"> impressive ID photo is essential in the world of academia!</w:t>
        </w:r>
      </w:ins>
    </w:p>
    <w:p w14:paraId="67F401AD" w14:textId="12E78C42" w:rsidR="006944E9" w:rsidRDefault="00380147" w:rsidP="00E05B99">
      <w:r>
        <w:t>The</w:t>
      </w:r>
      <w:r w:rsidR="006944E9">
        <w:t xml:space="preserve"> user’s headshot is described as a representation of what the user will look like when he/she reaches the level of Galactic Genius as envisioned by the Stein-O-</w:t>
      </w:r>
      <w:proofErr w:type="spellStart"/>
      <w:r w:rsidR="006944E9">
        <w:t>matic’s</w:t>
      </w:r>
      <w:proofErr w:type="spellEnd"/>
      <w:r w:rsidR="006944E9">
        <w:t xml:space="preserve"> prediction engine. </w:t>
      </w:r>
      <w:r>
        <w:t>And, initially, t</w:t>
      </w:r>
      <w:r w:rsidR="006944E9">
        <w:t xml:space="preserve">he engine takes into account all of the user’s profile information as well as his/her current IQ level and other information from conversations with Einstein to </w:t>
      </w:r>
      <w:r>
        <w:t xml:space="preserve">automatically </w:t>
      </w:r>
      <w:r w:rsidR="006944E9">
        <w:t xml:space="preserve">assemble the </w:t>
      </w:r>
      <w:r>
        <w:t>headshot</w:t>
      </w:r>
      <w:r w:rsidR="006944E9">
        <w:t>.</w:t>
      </w:r>
      <w:r>
        <w:t xml:space="preserve"> </w:t>
      </w:r>
    </w:p>
    <w:p w14:paraId="5D843BCC" w14:textId="2A4471E6" w:rsidR="008C18D5" w:rsidRDefault="008C18D5" w:rsidP="008C18D5">
      <w:pPr>
        <w:ind w:firstLine="720"/>
      </w:pPr>
      <w:r>
        <w:t>The Stein-O-</w:t>
      </w:r>
      <w:proofErr w:type="spellStart"/>
      <w:r>
        <w:t>matic</w:t>
      </w:r>
      <w:r w:rsidR="00E05B99">
        <w:t>’</w:t>
      </w:r>
      <w:r>
        <w:t>s</w:t>
      </w:r>
      <w:proofErr w:type="spellEnd"/>
      <w:r>
        <w:t xml:space="preserve"> prediction engine receives new information frequently, so that walrus mustache probably won’t stick around forever! Luckily, the user can take a snapshot </w:t>
      </w:r>
      <w:r w:rsidR="00E05B99">
        <w:t xml:space="preserve">of his Genius ID </w:t>
      </w:r>
      <w:r>
        <w:t>and share the picture with his friends at any time.</w:t>
      </w:r>
    </w:p>
    <w:p w14:paraId="2DA33BE8" w14:textId="72D2AE9B" w:rsidR="00FF6F47" w:rsidRDefault="008C18D5" w:rsidP="002D34B0">
      <w:pPr>
        <w:ind w:firstLine="720"/>
      </w:pPr>
      <w:r>
        <w:t>Initially, t</w:t>
      </w:r>
      <w:r w:rsidR="00EB0FFE">
        <w:t xml:space="preserve">he avatar is an </w:t>
      </w:r>
      <w:r w:rsidR="00FE3AD2">
        <w:t>amusing rendering</w:t>
      </w:r>
      <w:r w:rsidR="00EB0FFE">
        <w:t xml:space="preserve"> </w:t>
      </w:r>
      <w:r>
        <w:t xml:space="preserve">that is generated solely by a few preliminary questions at setup, but as the user unlocks additional avatar items, he/she can have more control over </w:t>
      </w:r>
      <w:r w:rsidR="00E05B99">
        <w:t>his/her headshot</w:t>
      </w:r>
      <w:r>
        <w:t xml:space="preserve"> appearance.  </w:t>
      </w:r>
      <w:r w:rsidR="00EE54F9">
        <w:t>Headshot</w:t>
      </w:r>
      <w:r>
        <w:t xml:space="preserve"> unlocks include a</w:t>
      </w:r>
      <w:r w:rsidR="00EB0FFE">
        <w:t xml:space="preserve"> </w:t>
      </w:r>
      <w:r w:rsidR="00FE3AD2">
        <w:t xml:space="preserve">pleasant selection of mustaches, </w:t>
      </w:r>
      <w:r>
        <w:t xml:space="preserve">imposing eyebrows and eyewear, </w:t>
      </w:r>
      <w:r w:rsidR="00FE3AD2">
        <w:t>professorial hairdos, suitably scientific clothes</w:t>
      </w:r>
      <w:r w:rsidR="00E05B99">
        <w:t>, headwear</w:t>
      </w:r>
      <w:r w:rsidR="00FE3AD2">
        <w:t xml:space="preserve"> and other items.</w:t>
      </w:r>
    </w:p>
    <w:p w14:paraId="4E8DF0E0" w14:textId="77777777" w:rsidR="00A451AC" w:rsidRDefault="00A451AC" w:rsidP="00A451AC"/>
    <w:p w14:paraId="365EA555" w14:textId="67F96D31" w:rsidR="00A451AC" w:rsidRDefault="00A451AC" w:rsidP="00A451AC">
      <w:r>
        <w:t xml:space="preserve">The user’s headshot appears predominantly on his/her Genius ID. Once customization of the headshot is unlocked, touching it will allow the user to customize the headshot with any unlocked items. </w:t>
      </w:r>
    </w:p>
    <w:p w14:paraId="7A42A212" w14:textId="77777777" w:rsidR="00A451AC" w:rsidRDefault="00A451AC" w:rsidP="001416BF"/>
    <w:p w14:paraId="6A3DF331" w14:textId="77777777" w:rsidR="00FF6F47" w:rsidRDefault="00FF6F47" w:rsidP="00E90653"/>
    <w:p w14:paraId="6666547E" w14:textId="1F8F89BB" w:rsidR="00E90653" w:rsidRDefault="00DC202A" w:rsidP="000D59AB">
      <w:pPr>
        <w:pStyle w:val="Heading3"/>
      </w:pPr>
      <w:bookmarkStart w:id="112" w:name="_Toc444535999"/>
      <w:r>
        <w:lastRenderedPageBreak/>
        <w:t>My Progress</w:t>
      </w:r>
      <w:bookmarkEnd w:id="112"/>
    </w:p>
    <w:p w14:paraId="2BE8DDBE" w14:textId="46564BF8" w:rsidR="00DC202A" w:rsidRDefault="00DC202A" w:rsidP="00E90653">
      <w:r>
        <w:t>The user’s progress up the IQ</w:t>
      </w:r>
      <w:r w:rsidR="001B2036">
        <w:t xml:space="preserve"> ladder can be viewed in the progres</w:t>
      </w:r>
      <w:r w:rsidR="002E0004">
        <w:t>s section of the Stein-O-</w:t>
      </w:r>
      <w:proofErr w:type="spellStart"/>
      <w:r w:rsidR="002E0004">
        <w:t>matic</w:t>
      </w:r>
      <w:proofErr w:type="spellEnd"/>
      <w:r w:rsidR="002E0004">
        <w:t xml:space="preserve">. </w:t>
      </w:r>
      <w:r w:rsidR="00A958F4">
        <w:t>Touching the level indicator, title name or achievement badge on the Genius ID will transition to the My Progress screen.</w:t>
      </w:r>
    </w:p>
    <w:p w14:paraId="6B06FB05" w14:textId="77777777" w:rsidR="0097073A" w:rsidRDefault="0097073A" w:rsidP="00E90653">
      <w:r>
        <w:tab/>
        <w:t>Here, the user can view the following:</w:t>
      </w:r>
    </w:p>
    <w:p w14:paraId="68FA7F57" w14:textId="208AE59F" w:rsidR="0097073A" w:rsidRDefault="00943BA7" w:rsidP="0097073A">
      <w:pPr>
        <w:pStyle w:val="ListParagraph"/>
        <w:numPr>
          <w:ilvl w:val="0"/>
          <w:numId w:val="37"/>
        </w:numPr>
      </w:pPr>
      <w:r>
        <w:t xml:space="preserve">Current </w:t>
      </w:r>
      <w:r w:rsidR="0097073A">
        <w:t>Progress</w:t>
      </w:r>
      <w:r>
        <w:t xml:space="preserve"> level,</w:t>
      </w:r>
      <w:r w:rsidR="0097073A">
        <w:t xml:space="preserve"> along with a ladder showing how many IQ points need to be earned to reach the next level.</w:t>
      </w:r>
    </w:p>
    <w:p w14:paraId="5288E32C" w14:textId="6BC8B69E" w:rsidR="0097073A" w:rsidRDefault="0097073A" w:rsidP="0097073A">
      <w:pPr>
        <w:pStyle w:val="ListParagraph"/>
        <w:numPr>
          <w:ilvl w:val="0"/>
          <w:numId w:val="37"/>
        </w:numPr>
      </w:pPr>
      <w:r>
        <w:t>Current Title</w:t>
      </w:r>
    </w:p>
    <w:p w14:paraId="0E12B952" w14:textId="007C0D7A" w:rsidR="0097073A" w:rsidRDefault="0097073A" w:rsidP="0097073A">
      <w:pPr>
        <w:pStyle w:val="ListParagraph"/>
        <w:numPr>
          <w:ilvl w:val="0"/>
          <w:numId w:val="37"/>
        </w:numPr>
      </w:pPr>
      <w:r>
        <w:t>All A</w:t>
      </w:r>
      <w:r w:rsidR="00943BA7">
        <w:t xml:space="preserve">chievement Badges earned with his/her current badge marked. </w:t>
      </w:r>
      <w:r w:rsidR="0055025E">
        <w:t xml:space="preserve">At any time, the user can choose any </w:t>
      </w:r>
      <w:r w:rsidR="00242EB6">
        <w:t xml:space="preserve">other earned Achievement Badge </w:t>
      </w:r>
      <w:r w:rsidR="0055025E">
        <w:t>to show on the Genius ID</w:t>
      </w:r>
      <w:r w:rsidR="00242EB6">
        <w:t>.</w:t>
      </w:r>
    </w:p>
    <w:p w14:paraId="26777BFF" w14:textId="77777777" w:rsidR="00431437" w:rsidRDefault="00431437" w:rsidP="00E90653"/>
    <w:tbl>
      <w:tblPr>
        <w:tblStyle w:val="TableGrid"/>
        <w:tblW w:w="0" w:type="auto"/>
        <w:jc w:val="center"/>
        <w:tblLook w:val="04A0" w:firstRow="1" w:lastRow="0" w:firstColumn="1" w:lastColumn="0" w:noHBand="0" w:noVBand="1"/>
      </w:tblPr>
      <w:tblGrid>
        <w:gridCol w:w="981"/>
        <w:gridCol w:w="1557"/>
        <w:gridCol w:w="2340"/>
        <w:gridCol w:w="2070"/>
      </w:tblGrid>
      <w:tr w:rsidR="00481477" w:rsidRPr="00481477" w14:paraId="051D16CA" w14:textId="77777777" w:rsidTr="00413488">
        <w:trPr>
          <w:trHeight w:val="413"/>
          <w:jc w:val="center"/>
        </w:trPr>
        <w:tc>
          <w:tcPr>
            <w:tcW w:w="6948" w:type="dxa"/>
            <w:gridSpan w:val="4"/>
            <w:shd w:val="clear" w:color="auto" w:fill="385623" w:themeFill="accent6" w:themeFillShade="80"/>
          </w:tcPr>
          <w:p w14:paraId="1D7AA51D" w14:textId="37B8C733" w:rsidR="00481477" w:rsidRPr="00481477" w:rsidRDefault="00481477" w:rsidP="00481477">
            <w:pPr>
              <w:jc w:val="center"/>
              <w:rPr>
                <w:b/>
                <w:color w:val="FFFFFF" w:themeColor="background1"/>
                <w:sz w:val="22"/>
                <w:szCs w:val="22"/>
              </w:rPr>
            </w:pPr>
            <w:r>
              <w:rPr>
                <w:b/>
                <w:color w:val="FFFFFF" w:themeColor="background1"/>
                <w:sz w:val="22"/>
                <w:szCs w:val="22"/>
              </w:rPr>
              <w:t>Leveling Table</w:t>
            </w:r>
          </w:p>
        </w:tc>
      </w:tr>
      <w:tr w:rsidR="00413488" w:rsidRPr="00481477" w14:paraId="17BA17A6" w14:textId="77777777" w:rsidTr="00413488">
        <w:trPr>
          <w:trHeight w:val="413"/>
          <w:jc w:val="center"/>
        </w:trPr>
        <w:tc>
          <w:tcPr>
            <w:tcW w:w="981" w:type="dxa"/>
            <w:shd w:val="clear" w:color="auto" w:fill="538135" w:themeFill="accent6" w:themeFillShade="BF"/>
          </w:tcPr>
          <w:p w14:paraId="09DE3507" w14:textId="1DA2842D" w:rsidR="00413488" w:rsidRPr="00481477" w:rsidRDefault="00413488" w:rsidP="00481477">
            <w:pPr>
              <w:rPr>
                <w:b/>
                <w:color w:val="FFFFFF" w:themeColor="background1"/>
                <w:sz w:val="22"/>
                <w:szCs w:val="22"/>
              </w:rPr>
            </w:pPr>
            <w:r w:rsidRPr="00481477">
              <w:rPr>
                <w:b/>
                <w:color w:val="FFFFFF" w:themeColor="background1"/>
                <w:sz w:val="22"/>
                <w:szCs w:val="22"/>
              </w:rPr>
              <w:t>Level #</w:t>
            </w:r>
          </w:p>
        </w:tc>
        <w:tc>
          <w:tcPr>
            <w:tcW w:w="1557" w:type="dxa"/>
            <w:shd w:val="clear" w:color="auto" w:fill="538135" w:themeFill="accent6" w:themeFillShade="BF"/>
          </w:tcPr>
          <w:p w14:paraId="2CA4F4CF" w14:textId="769116E9" w:rsidR="00413488" w:rsidRDefault="00413488" w:rsidP="00481477">
            <w:pPr>
              <w:jc w:val="center"/>
              <w:rPr>
                <w:b/>
                <w:color w:val="FFFFFF" w:themeColor="background1"/>
                <w:sz w:val="22"/>
                <w:szCs w:val="22"/>
              </w:rPr>
            </w:pPr>
            <w:r>
              <w:rPr>
                <w:b/>
                <w:color w:val="FFFFFF" w:themeColor="background1"/>
                <w:sz w:val="22"/>
                <w:szCs w:val="22"/>
              </w:rPr>
              <w:t>IQ point total</w:t>
            </w:r>
          </w:p>
        </w:tc>
        <w:tc>
          <w:tcPr>
            <w:tcW w:w="2340" w:type="dxa"/>
            <w:shd w:val="clear" w:color="auto" w:fill="538135" w:themeFill="accent6" w:themeFillShade="BF"/>
          </w:tcPr>
          <w:p w14:paraId="4F506391" w14:textId="19760D58" w:rsidR="00413488" w:rsidRDefault="00413488" w:rsidP="00481477">
            <w:pPr>
              <w:jc w:val="center"/>
              <w:rPr>
                <w:b/>
                <w:color w:val="FFFFFF" w:themeColor="background1"/>
                <w:sz w:val="22"/>
                <w:szCs w:val="22"/>
              </w:rPr>
            </w:pPr>
            <w:r>
              <w:rPr>
                <w:b/>
                <w:color w:val="FFFFFF" w:themeColor="background1"/>
                <w:sz w:val="22"/>
                <w:szCs w:val="22"/>
              </w:rPr>
              <w:t>Title</w:t>
            </w:r>
          </w:p>
        </w:tc>
        <w:tc>
          <w:tcPr>
            <w:tcW w:w="2070" w:type="dxa"/>
            <w:shd w:val="clear" w:color="auto" w:fill="538135" w:themeFill="accent6" w:themeFillShade="BF"/>
          </w:tcPr>
          <w:p w14:paraId="5A089E9F" w14:textId="316DCB2A" w:rsidR="00413488" w:rsidRDefault="00413488" w:rsidP="00481477">
            <w:pPr>
              <w:jc w:val="center"/>
              <w:rPr>
                <w:b/>
                <w:color w:val="FFFFFF" w:themeColor="background1"/>
                <w:sz w:val="22"/>
                <w:szCs w:val="22"/>
              </w:rPr>
            </w:pPr>
          </w:p>
        </w:tc>
      </w:tr>
      <w:tr w:rsidR="00413488" w14:paraId="316D4A69" w14:textId="77777777" w:rsidTr="00413488">
        <w:trPr>
          <w:trHeight w:val="413"/>
          <w:jc w:val="center"/>
        </w:trPr>
        <w:tc>
          <w:tcPr>
            <w:tcW w:w="981" w:type="dxa"/>
          </w:tcPr>
          <w:p w14:paraId="48000146" w14:textId="77777777" w:rsidR="00413488" w:rsidRPr="00481477" w:rsidRDefault="00413488" w:rsidP="00413488">
            <w:pPr>
              <w:jc w:val="center"/>
              <w:rPr>
                <w:sz w:val="20"/>
                <w:szCs w:val="20"/>
              </w:rPr>
            </w:pPr>
            <w:r w:rsidRPr="00481477">
              <w:rPr>
                <w:sz w:val="20"/>
                <w:szCs w:val="20"/>
              </w:rPr>
              <w:t>01</w:t>
            </w:r>
          </w:p>
        </w:tc>
        <w:tc>
          <w:tcPr>
            <w:tcW w:w="1557" w:type="dxa"/>
          </w:tcPr>
          <w:p w14:paraId="778D3C4A" w14:textId="6B08C7A1" w:rsidR="00413488" w:rsidRPr="00481477" w:rsidRDefault="00413488" w:rsidP="00413488">
            <w:pPr>
              <w:jc w:val="center"/>
              <w:rPr>
                <w:sz w:val="20"/>
                <w:szCs w:val="20"/>
              </w:rPr>
            </w:pPr>
            <w:r>
              <w:rPr>
                <w:sz w:val="20"/>
                <w:szCs w:val="20"/>
              </w:rPr>
              <w:t>0</w:t>
            </w:r>
          </w:p>
        </w:tc>
        <w:tc>
          <w:tcPr>
            <w:tcW w:w="2340" w:type="dxa"/>
          </w:tcPr>
          <w:p w14:paraId="18E5B5A0" w14:textId="60EAB9AA" w:rsidR="00413488" w:rsidRPr="00481477" w:rsidRDefault="00413488" w:rsidP="00481477">
            <w:pPr>
              <w:rPr>
                <w:sz w:val="20"/>
                <w:szCs w:val="20"/>
              </w:rPr>
            </w:pPr>
            <w:r>
              <w:rPr>
                <w:sz w:val="20"/>
                <w:szCs w:val="20"/>
              </w:rPr>
              <w:t>Lab Rat</w:t>
            </w:r>
          </w:p>
        </w:tc>
        <w:tc>
          <w:tcPr>
            <w:tcW w:w="2070" w:type="dxa"/>
          </w:tcPr>
          <w:p w14:paraId="433DB59E" w14:textId="5C17D6AF" w:rsidR="00413488" w:rsidRPr="00481477" w:rsidRDefault="00413488" w:rsidP="00481477">
            <w:pPr>
              <w:rPr>
                <w:sz w:val="20"/>
                <w:szCs w:val="20"/>
              </w:rPr>
            </w:pPr>
          </w:p>
        </w:tc>
      </w:tr>
      <w:tr w:rsidR="00413488" w14:paraId="73AB62AB" w14:textId="77777777" w:rsidTr="00413488">
        <w:trPr>
          <w:trHeight w:val="413"/>
          <w:jc w:val="center"/>
        </w:trPr>
        <w:tc>
          <w:tcPr>
            <w:tcW w:w="981" w:type="dxa"/>
          </w:tcPr>
          <w:p w14:paraId="48CC7A15" w14:textId="77777777" w:rsidR="00413488" w:rsidRPr="00481477" w:rsidRDefault="00413488" w:rsidP="00413488">
            <w:pPr>
              <w:jc w:val="center"/>
              <w:rPr>
                <w:sz w:val="20"/>
                <w:szCs w:val="20"/>
              </w:rPr>
            </w:pPr>
            <w:r w:rsidRPr="00481477">
              <w:rPr>
                <w:sz w:val="20"/>
                <w:szCs w:val="20"/>
              </w:rPr>
              <w:t>02</w:t>
            </w:r>
          </w:p>
        </w:tc>
        <w:tc>
          <w:tcPr>
            <w:tcW w:w="1557" w:type="dxa"/>
          </w:tcPr>
          <w:p w14:paraId="6E08ADB3" w14:textId="4ADF4A46" w:rsidR="00413488" w:rsidRPr="00481477" w:rsidRDefault="00413488" w:rsidP="00413488">
            <w:pPr>
              <w:jc w:val="center"/>
              <w:rPr>
                <w:sz w:val="20"/>
                <w:szCs w:val="20"/>
              </w:rPr>
            </w:pPr>
            <w:r>
              <w:rPr>
                <w:sz w:val="20"/>
                <w:szCs w:val="20"/>
              </w:rPr>
              <w:t>50</w:t>
            </w:r>
          </w:p>
        </w:tc>
        <w:tc>
          <w:tcPr>
            <w:tcW w:w="2340" w:type="dxa"/>
          </w:tcPr>
          <w:p w14:paraId="17DBB337" w14:textId="4A4C1A45" w:rsidR="00266133" w:rsidRPr="00481477" w:rsidRDefault="00266133" w:rsidP="00481477">
            <w:pPr>
              <w:rPr>
                <w:sz w:val="20"/>
                <w:szCs w:val="20"/>
              </w:rPr>
            </w:pPr>
            <w:r>
              <w:rPr>
                <w:sz w:val="20"/>
                <w:szCs w:val="20"/>
              </w:rPr>
              <w:t>Protégé</w:t>
            </w:r>
          </w:p>
        </w:tc>
        <w:tc>
          <w:tcPr>
            <w:tcW w:w="2070" w:type="dxa"/>
          </w:tcPr>
          <w:p w14:paraId="67744C98" w14:textId="1993E768" w:rsidR="00413488" w:rsidRPr="00481477" w:rsidRDefault="00413488" w:rsidP="00481477">
            <w:pPr>
              <w:rPr>
                <w:sz w:val="20"/>
                <w:szCs w:val="20"/>
              </w:rPr>
            </w:pPr>
          </w:p>
        </w:tc>
      </w:tr>
      <w:tr w:rsidR="00413488" w14:paraId="5F3B6AAE" w14:textId="77777777" w:rsidTr="00413488">
        <w:trPr>
          <w:trHeight w:val="413"/>
          <w:jc w:val="center"/>
        </w:trPr>
        <w:tc>
          <w:tcPr>
            <w:tcW w:w="981" w:type="dxa"/>
          </w:tcPr>
          <w:p w14:paraId="10F53934" w14:textId="77777777" w:rsidR="00413488" w:rsidRPr="00481477" w:rsidRDefault="00413488" w:rsidP="00413488">
            <w:pPr>
              <w:jc w:val="center"/>
              <w:rPr>
                <w:sz w:val="20"/>
                <w:szCs w:val="20"/>
              </w:rPr>
            </w:pPr>
            <w:r w:rsidRPr="00481477">
              <w:rPr>
                <w:sz w:val="20"/>
                <w:szCs w:val="20"/>
              </w:rPr>
              <w:t>03</w:t>
            </w:r>
          </w:p>
        </w:tc>
        <w:tc>
          <w:tcPr>
            <w:tcW w:w="1557" w:type="dxa"/>
          </w:tcPr>
          <w:p w14:paraId="3E34F85A" w14:textId="733130B9" w:rsidR="00413488" w:rsidRPr="00481477" w:rsidRDefault="00413488" w:rsidP="00413488">
            <w:pPr>
              <w:jc w:val="center"/>
              <w:rPr>
                <w:sz w:val="20"/>
                <w:szCs w:val="20"/>
              </w:rPr>
            </w:pPr>
            <w:r>
              <w:rPr>
                <w:sz w:val="20"/>
                <w:szCs w:val="20"/>
              </w:rPr>
              <w:t>100</w:t>
            </w:r>
          </w:p>
        </w:tc>
        <w:tc>
          <w:tcPr>
            <w:tcW w:w="2340" w:type="dxa"/>
          </w:tcPr>
          <w:p w14:paraId="092F11CB" w14:textId="2A59A5C7" w:rsidR="00413488" w:rsidRPr="00481477" w:rsidRDefault="00266133" w:rsidP="00481477">
            <w:pPr>
              <w:rPr>
                <w:sz w:val="20"/>
                <w:szCs w:val="20"/>
              </w:rPr>
            </w:pPr>
            <w:r w:rsidRPr="00481477">
              <w:rPr>
                <w:sz w:val="20"/>
                <w:szCs w:val="20"/>
              </w:rPr>
              <w:t>Research Assistant</w:t>
            </w:r>
          </w:p>
        </w:tc>
        <w:tc>
          <w:tcPr>
            <w:tcW w:w="2070" w:type="dxa"/>
          </w:tcPr>
          <w:p w14:paraId="2AA035C4" w14:textId="5A214B42" w:rsidR="00413488" w:rsidRPr="00481477" w:rsidRDefault="00413488" w:rsidP="00481477">
            <w:pPr>
              <w:rPr>
                <w:sz w:val="20"/>
                <w:szCs w:val="20"/>
              </w:rPr>
            </w:pPr>
          </w:p>
        </w:tc>
      </w:tr>
      <w:tr w:rsidR="00413488" w14:paraId="20A3FC40" w14:textId="77777777" w:rsidTr="00413488">
        <w:trPr>
          <w:trHeight w:val="413"/>
          <w:jc w:val="center"/>
        </w:trPr>
        <w:tc>
          <w:tcPr>
            <w:tcW w:w="981" w:type="dxa"/>
          </w:tcPr>
          <w:p w14:paraId="0578842F" w14:textId="77777777" w:rsidR="00413488" w:rsidRPr="00481477" w:rsidRDefault="00413488" w:rsidP="00413488">
            <w:pPr>
              <w:jc w:val="center"/>
              <w:rPr>
                <w:sz w:val="20"/>
                <w:szCs w:val="20"/>
              </w:rPr>
            </w:pPr>
            <w:r w:rsidRPr="00481477">
              <w:rPr>
                <w:sz w:val="20"/>
                <w:szCs w:val="20"/>
              </w:rPr>
              <w:t>04</w:t>
            </w:r>
          </w:p>
        </w:tc>
        <w:tc>
          <w:tcPr>
            <w:tcW w:w="1557" w:type="dxa"/>
          </w:tcPr>
          <w:p w14:paraId="5425D1F8" w14:textId="41272C7B" w:rsidR="00413488" w:rsidRPr="00481477" w:rsidRDefault="00413488" w:rsidP="00413488">
            <w:pPr>
              <w:jc w:val="center"/>
              <w:rPr>
                <w:sz w:val="20"/>
                <w:szCs w:val="20"/>
              </w:rPr>
            </w:pPr>
            <w:r>
              <w:rPr>
                <w:sz w:val="20"/>
                <w:szCs w:val="20"/>
              </w:rPr>
              <w:t>150</w:t>
            </w:r>
          </w:p>
        </w:tc>
        <w:tc>
          <w:tcPr>
            <w:tcW w:w="2340" w:type="dxa"/>
          </w:tcPr>
          <w:p w14:paraId="02EF6E7F" w14:textId="553388E8" w:rsidR="00413488" w:rsidRPr="00481477" w:rsidRDefault="00413488" w:rsidP="00481477">
            <w:pPr>
              <w:rPr>
                <w:sz w:val="20"/>
                <w:szCs w:val="20"/>
              </w:rPr>
            </w:pPr>
            <w:r w:rsidRPr="00481477">
              <w:rPr>
                <w:sz w:val="20"/>
                <w:szCs w:val="20"/>
              </w:rPr>
              <w:t>Junior Lab Assistant</w:t>
            </w:r>
          </w:p>
        </w:tc>
        <w:tc>
          <w:tcPr>
            <w:tcW w:w="2070" w:type="dxa"/>
          </w:tcPr>
          <w:p w14:paraId="7B73B2EC" w14:textId="4A5111F2" w:rsidR="00413488" w:rsidRPr="00481477" w:rsidRDefault="00413488" w:rsidP="00481477">
            <w:pPr>
              <w:rPr>
                <w:sz w:val="20"/>
                <w:szCs w:val="20"/>
              </w:rPr>
            </w:pPr>
          </w:p>
        </w:tc>
      </w:tr>
      <w:tr w:rsidR="00413488" w14:paraId="562A6D8C" w14:textId="77777777" w:rsidTr="00413488">
        <w:trPr>
          <w:trHeight w:val="413"/>
          <w:jc w:val="center"/>
        </w:trPr>
        <w:tc>
          <w:tcPr>
            <w:tcW w:w="981" w:type="dxa"/>
          </w:tcPr>
          <w:p w14:paraId="4E10E81C" w14:textId="77777777" w:rsidR="00413488" w:rsidRPr="00481477" w:rsidRDefault="00413488" w:rsidP="00413488">
            <w:pPr>
              <w:jc w:val="center"/>
              <w:rPr>
                <w:sz w:val="20"/>
                <w:szCs w:val="20"/>
              </w:rPr>
            </w:pPr>
            <w:r w:rsidRPr="00481477">
              <w:rPr>
                <w:sz w:val="20"/>
                <w:szCs w:val="20"/>
              </w:rPr>
              <w:t>05</w:t>
            </w:r>
          </w:p>
        </w:tc>
        <w:tc>
          <w:tcPr>
            <w:tcW w:w="1557" w:type="dxa"/>
          </w:tcPr>
          <w:p w14:paraId="58A5C623" w14:textId="16E24D84" w:rsidR="00413488" w:rsidRPr="00481477" w:rsidRDefault="00413488" w:rsidP="00413488">
            <w:pPr>
              <w:jc w:val="center"/>
              <w:rPr>
                <w:sz w:val="20"/>
                <w:szCs w:val="20"/>
              </w:rPr>
            </w:pPr>
            <w:r>
              <w:rPr>
                <w:sz w:val="20"/>
                <w:szCs w:val="20"/>
              </w:rPr>
              <w:t>200</w:t>
            </w:r>
          </w:p>
        </w:tc>
        <w:tc>
          <w:tcPr>
            <w:tcW w:w="2340" w:type="dxa"/>
          </w:tcPr>
          <w:p w14:paraId="51B18DEA" w14:textId="3517FFAD" w:rsidR="00413488" w:rsidRPr="00481477" w:rsidRDefault="00413488" w:rsidP="00481477">
            <w:pPr>
              <w:rPr>
                <w:sz w:val="20"/>
                <w:szCs w:val="20"/>
              </w:rPr>
            </w:pPr>
            <w:r w:rsidRPr="00481477">
              <w:rPr>
                <w:sz w:val="20"/>
                <w:szCs w:val="20"/>
              </w:rPr>
              <w:t>Senior Lab Assistant</w:t>
            </w:r>
          </w:p>
        </w:tc>
        <w:tc>
          <w:tcPr>
            <w:tcW w:w="2070" w:type="dxa"/>
          </w:tcPr>
          <w:p w14:paraId="79A5513C" w14:textId="232A4B21" w:rsidR="00413488" w:rsidRPr="00481477" w:rsidRDefault="00413488" w:rsidP="00481477">
            <w:pPr>
              <w:rPr>
                <w:sz w:val="20"/>
                <w:szCs w:val="20"/>
              </w:rPr>
            </w:pPr>
          </w:p>
        </w:tc>
      </w:tr>
      <w:tr w:rsidR="00413488" w14:paraId="38026363" w14:textId="77777777" w:rsidTr="00413488">
        <w:trPr>
          <w:trHeight w:val="396"/>
          <w:jc w:val="center"/>
        </w:trPr>
        <w:tc>
          <w:tcPr>
            <w:tcW w:w="981" w:type="dxa"/>
          </w:tcPr>
          <w:p w14:paraId="34B96C5A" w14:textId="77777777" w:rsidR="00413488" w:rsidRPr="00481477" w:rsidRDefault="00413488" w:rsidP="00413488">
            <w:pPr>
              <w:jc w:val="center"/>
              <w:rPr>
                <w:sz w:val="20"/>
                <w:szCs w:val="20"/>
              </w:rPr>
            </w:pPr>
            <w:r w:rsidRPr="00481477">
              <w:rPr>
                <w:sz w:val="20"/>
                <w:szCs w:val="20"/>
              </w:rPr>
              <w:t>06</w:t>
            </w:r>
          </w:p>
        </w:tc>
        <w:tc>
          <w:tcPr>
            <w:tcW w:w="1557" w:type="dxa"/>
          </w:tcPr>
          <w:p w14:paraId="586D1DD1" w14:textId="02C48AD6" w:rsidR="00413488" w:rsidRPr="00481477" w:rsidRDefault="00413488" w:rsidP="00413488">
            <w:pPr>
              <w:jc w:val="center"/>
              <w:rPr>
                <w:sz w:val="20"/>
                <w:szCs w:val="20"/>
              </w:rPr>
            </w:pPr>
            <w:r>
              <w:rPr>
                <w:sz w:val="20"/>
                <w:szCs w:val="20"/>
              </w:rPr>
              <w:t>300</w:t>
            </w:r>
          </w:p>
        </w:tc>
        <w:tc>
          <w:tcPr>
            <w:tcW w:w="2340" w:type="dxa"/>
          </w:tcPr>
          <w:p w14:paraId="03CC7947" w14:textId="74B8700D" w:rsidR="00413488" w:rsidRPr="00481477" w:rsidRDefault="00413488" w:rsidP="00481477">
            <w:pPr>
              <w:rPr>
                <w:sz w:val="20"/>
                <w:szCs w:val="20"/>
              </w:rPr>
            </w:pPr>
            <w:r w:rsidRPr="00481477">
              <w:rPr>
                <w:sz w:val="20"/>
                <w:szCs w:val="20"/>
              </w:rPr>
              <w:t>Junior Lab Technician</w:t>
            </w:r>
          </w:p>
        </w:tc>
        <w:tc>
          <w:tcPr>
            <w:tcW w:w="2070" w:type="dxa"/>
          </w:tcPr>
          <w:p w14:paraId="487E8007" w14:textId="2890FF24" w:rsidR="00413488" w:rsidRPr="00481477" w:rsidRDefault="00413488" w:rsidP="00481477">
            <w:pPr>
              <w:rPr>
                <w:sz w:val="20"/>
                <w:szCs w:val="20"/>
              </w:rPr>
            </w:pPr>
          </w:p>
        </w:tc>
      </w:tr>
      <w:tr w:rsidR="00413488" w14:paraId="450F4367" w14:textId="77777777" w:rsidTr="00413488">
        <w:trPr>
          <w:trHeight w:val="396"/>
          <w:jc w:val="center"/>
        </w:trPr>
        <w:tc>
          <w:tcPr>
            <w:tcW w:w="981" w:type="dxa"/>
          </w:tcPr>
          <w:p w14:paraId="4EAB9472" w14:textId="77777777" w:rsidR="00413488" w:rsidRPr="00481477" w:rsidRDefault="00413488" w:rsidP="00413488">
            <w:pPr>
              <w:jc w:val="center"/>
              <w:rPr>
                <w:sz w:val="20"/>
                <w:szCs w:val="20"/>
              </w:rPr>
            </w:pPr>
            <w:r w:rsidRPr="00481477">
              <w:rPr>
                <w:sz w:val="20"/>
                <w:szCs w:val="20"/>
              </w:rPr>
              <w:t>07</w:t>
            </w:r>
          </w:p>
        </w:tc>
        <w:tc>
          <w:tcPr>
            <w:tcW w:w="1557" w:type="dxa"/>
          </w:tcPr>
          <w:p w14:paraId="28842B2D" w14:textId="490EEAF7" w:rsidR="00413488" w:rsidRPr="00481477" w:rsidRDefault="00413488" w:rsidP="00413488">
            <w:pPr>
              <w:jc w:val="center"/>
              <w:rPr>
                <w:sz w:val="20"/>
                <w:szCs w:val="20"/>
              </w:rPr>
            </w:pPr>
            <w:r>
              <w:rPr>
                <w:sz w:val="20"/>
                <w:szCs w:val="20"/>
              </w:rPr>
              <w:t>500</w:t>
            </w:r>
          </w:p>
        </w:tc>
        <w:tc>
          <w:tcPr>
            <w:tcW w:w="2340" w:type="dxa"/>
          </w:tcPr>
          <w:p w14:paraId="1FFFF464" w14:textId="62AFAB9D" w:rsidR="00413488" w:rsidRPr="00481477" w:rsidRDefault="00413488" w:rsidP="00481477">
            <w:pPr>
              <w:rPr>
                <w:sz w:val="20"/>
                <w:szCs w:val="20"/>
              </w:rPr>
            </w:pPr>
            <w:r w:rsidRPr="00481477">
              <w:rPr>
                <w:sz w:val="20"/>
                <w:szCs w:val="20"/>
              </w:rPr>
              <w:t>Associate Lab technician</w:t>
            </w:r>
          </w:p>
        </w:tc>
        <w:tc>
          <w:tcPr>
            <w:tcW w:w="2070" w:type="dxa"/>
          </w:tcPr>
          <w:p w14:paraId="276ABE32" w14:textId="5D98CCDC" w:rsidR="00413488" w:rsidRPr="00481477" w:rsidRDefault="00413488" w:rsidP="00481477">
            <w:pPr>
              <w:rPr>
                <w:sz w:val="20"/>
                <w:szCs w:val="20"/>
              </w:rPr>
            </w:pPr>
          </w:p>
        </w:tc>
      </w:tr>
      <w:tr w:rsidR="00413488" w14:paraId="24EAA1CA" w14:textId="77777777" w:rsidTr="00413488">
        <w:trPr>
          <w:trHeight w:val="413"/>
          <w:jc w:val="center"/>
        </w:trPr>
        <w:tc>
          <w:tcPr>
            <w:tcW w:w="981" w:type="dxa"/>
          </w:tcPr>
          <w:p w14:paraId="7599ABF1" w14:textId="77777777" w:rsidR="00413488" w:rsidRPr="00481477" w:rsidRDefault="00413488" w:rsidP="00413488">
            <w:pPr>
              <w:jc w:val="center"/>
              <w:rPr>
                <w:sz w:val="20"/>
                <w:szCs w:val="20"/>
              </w:rPr>
            </w:pPr>
            <w:r w:rsidRPr="00481477">
              <w:rPr>
                <w:sz w:val="20"/>
                <w:szCs w:val="20"/>
              </w:rPr>
              <w:t>08</w:t>
            </w:r>
          </w:p>
        </w:tc>
        <w:tc>
          <w:tcPr>
            <w:tcW w:w="1557" w:type="dxa"/>
          </w:tcPr>
          <w:p w14:paraId="51E54281" w14:textId="5C58DA8D" w:rsidR="00413488" w:rsidRPr="00481477" w:rsidRDefault="00413488" w:rsidP="00413488">
            <w:pPr>
              <w:jc w:val="center"/>
              <w:rPr>
                <w:sz w:val="20"/>
                <w:szCs w:val="20"/>
              </w:rPr>
            </w:pPr>
            <w:r>
              <w:rPr>
                <w:sz w:val="20"/>
                <w:szCs w:val="20"/>
              </w:rPr>
              <w:t>800</w:t>
            </w:r>
          </w:p>
        </w:tc>
        <w:tc>
          <w:tcPr>
            <w:tcW w:w="2340" w:type="dxa"/>
          </w:tcPr>
          <w:p w14:paraId="333AB86A" w14:textId="0857A0D9" w:rsidR="00413488" w:rsidRPr="00481477" w:rsidRDefault="00413488" w:rsidP="00481477">
            <w:pPr>
              <w:rPr>
                <w:sz w:val="20"/>
                <w:szCs w:val="20"/>
              </w:rPr>
            </w:pPr>
            <w:r w:rsidRPr="00481477">
              <w:rPr>
                <w:sz w:val="20"/>
                <w:szCs w:val="20"/>
              </w:rPr>
              <w:t>Senior Lab Technician</w:t>
            </w:r>
          </w:p>
        </w:tc>
        <w:tc>
          <w:tcPr>
            <w:tcW w:w="2070" w:type="dxa"/>
          </w:tcPr>
          <w:p w14:paraId="2366417A" w14:textId="49F80A62" w:rsidR="00413488" w:rsidRPr="00481477" w:rsidRDefault="00413488" w:rsidP="00481477">
            <w:pPr>
              <w:rPr>
                <w:sz w:val="20"/>
                <w:szCs w:val="20"/>
              </w:rPr>
            </w:pPr>
          </w:p>
        </w:tc>
      </w:tr>
      <w:tr w:rsidR="00413488" w14:paraId="620B2FEA" w14:textId="77777777" w:rsidTr="00413488">
        <w:trPr>
          <w:trHeight w:val="413"/>
          <w:jc w:val="center"/>
        </w:trPr>
        <w:tc>
          <w:tcPr>
            <w:tcW w:w="981" w:type="dxa"/>
          </w:tcPr>
          <w:p w14:paraId="584D8C43" w14:textId="77777777" w:rsidR="00413488" w:rsidRPr="00481477" w:rsidRDefault="00413488" w:rsidP="00413488">
            <w:pPr>
              <w:jc w:val="center"/>
              <w:rPr>
                <w:sz w:val="20"/>
                <w:szCs w:val="20"/>
              </w:rPr>
            </w:pPr>
            <w:r w:rsidRPr="00481477">
              <w:rPr>
                <w:sz w:val="20"/>
                <w:szCs w:val="20"/>
              </w:rPr>
              <w:t>09</w:t>
            </w:r>
          </w:p>
        </w:tc>
        <w:tc>
          <w:tcPr>
            <w:tcW w:w="1557" w:type="dxa"/>
          </w:tcPr>
          <w:p w14:paraId="0D1628A6" w14:textId="57C53561" w:rsidR="00413488" w:rsidRPr="00481477" w:rsidRDefault="00413488" w:rsidP="00413488">
            <w:pPr>
              <w:jc w:val="center"/>
              <w:rPr>
                <w:sz w:val="20"/>
                <w:szCs w:val="20"/>
              </w:rPr>
            </w:pPr>
            <w:r>
              <w:rPr>
                <w:sz w:val="20"/>
                <w:szCs w:val="20"/>
              </w:rPr>
              <w:t>1000</w:t>
            </w:r>
          </w:p>
        </w:tc>
        <w:tc>
          <w:tcPr>
            <w:tcW w:w="2340" w:type="dxa"/>
          </w:tcPr>
          <w:p w14:paraId="11E69D35" w14:textId="24C24D25" w:rsidR="00413488" w:rsidRPr="00481477" w:rsidRDefault="00413488" w:rsidP="00481477">
            <w:pPr>
              <w:rPr>
                <w:sz w:val="20"/>
                <w:szCs w:val="20"/>
              </w:rPr>
            </w:pPr>
            <w:r w:rsidRPr="00481477">
              <w:rPr>
                <w:sz w:val="20"/>
                <w:szCs w:val="20"/>
              </w:rPr>
              <w:t>Assistant Professor</w:t>
            </w:r>
          </w:p>
        </w:tc>
        <w:tc>
          <w:tcPr>
            <w:tcW w:w="2070" w:type="dxa"/>
          </w:tcPr>
          <w:p w14:paraId="320AC3ED" w14:textId="4BB3321C" w:rsidR="00413488" w:rsidRPr="00481477" w:rsidRDefault="00413488" w:rsidP="00481477">
            <w:pPr>
              <w:rPr>
                <w:sz w:val="20"/>
                <w:szCs w:val="20"/>
              </w:rPr>
            </w:pPr>
          </w:p>
        </w:tc>
      </w:tr>
      <w:tr w:rsidR="00413488" w14:paraId="0697C6B5" w14:textId="77777777" w:rsidTr="00413488">
        <w:trPr>
          <w:trHeight w:val="413"/>
          <w:jc w:val="center"/>
        </w:trPr>
        <w:tc>
          <w:tcPr>
            <w:tcW w:w="981" w:type="dxa"/>
          </w:tcPr>
          <w:p w14:paraId="623A1586" w14:textId="77777777" w:rsidR="00413488" w:rsidRPr="00481477" w:rsidRDefault="00413488" w:rsidP="00413488">
            <w:pPr>
              <w:jc w:val="center"/>
              <w:rPr>
                <w:sz w:val="20"/>
                <w:szCs w:val="20"/>
              </w:rPr>
            </w:pPr>
            <w:r w:rsidRPr="00481477">
              <w:rPr>
                <w:sz w:val="20"/>
                <w:szCs w:val="20"/>
              </w:rPr>
              <w:t>10</w:t>
            </w:r>
          </w:p>
        </w:tc>
        <w:tc>
          <w:tcPr>
            <w:tcW w:w="1557" w:type="dxa"/>
          </w:tcPr>
          <w:p w14:paraId="042669A1" w14:textId="439DA221" w:rsidR="00413488" w:rsidRPr="00481477" w:rsidRDefault="00413488" w:rsidP="00413488">
            <w:pPr>
              <w:jc w:val="center"/>
              <w:rPr>
                <w:sz w:val="20"/>
                <w:szCs w:val="20"/>
              </w:rPr>
            </w:pPr>
            <w:r>
              <w:rPr>
                <w:sz w:val="20"/>
                <w:szCs w:val="20"/>
              </w:rPr>
              <w:t>1200</w:t>
            </w:r>
          </w:p>
        </w:tc>
        <w:tc>
          <w:tcPr>
            <w:tcW w:w="2340" w:type="dxa"/>
          </w:tcPr>
          <w:p w14:paraId="7692DE3D" w14:textId="4D1653A4" w:rsidR="00413488" w:rsidRPr="00481477" w:rsidRDefault="00413488" w:rsidP="00481477">
            <w:pPr>
              <w:rPr>
                <w:sz w:val="20"/>
                <w:szCs w:val="20"/>
              </w:rPr>
            </w:pPr>
            <w:r w:rsidRPr="00481477">
              <w:rPr>
                <w:sz w:val="20"/>
                <w:szCs w:val="20"/>
              </w:rPr>
              <w:t>Junior professor</w:t>
            </w:r>
          </w:p>
        </w:tc>
        <w:tc>
          <w:tcPr>
            <w:tcW w:w="2070" w:type="dxa"/>
          </w:tcPr>
          <w:p w14:paraId="695896A2" w14:textId="34963437" w:rsidR="00413488" w:rsidRPr="00481477" w:rsidRDefault="00413488" w:rsidP="00481477">
            <w:pPr>
              <w:rPr>
                <w:sz w:val="20"/>
                <w:szCs w:val="20"/>
              </w:rPr>
            </w:pPr>
          </w:p>
        </w:tc>
      </w:tr>
      <w:tr w:rsidR="00413488" w14:paraId="642FE955" w14:textId="77777777" w:rsidTr="00413488">
        <w:trPr>
          <w:trHeight w:val="413"/>
          <w:jc w:val="center"/>
        </w:trPr>
        <w:tc>
          <w:tcPr>
            <w:tcW w:w="981" w:type="dxa"/>
          </w:tcPr>
          <w:p w14:paraId="07AEB8EB" w14:textId="77777777" w:rsidR="00413488" w:rsidRPr="00481477" w:rsidRDefault="00413488" w:rsidP="00413488">
            <w:pPr>
              <w:jc w:val="center"/>
              <w:rPr>
                <w:sz w:val="20"/>
                <w:szCs w:val="20"/>
              </w:rPr>
            </w:pPr>
            <w:r w:rsidRPr="00481477">
              <w:rPr>
                <w:sz w:val="20"/>
                <w:szCs w:val="20"/>
              </w:rPr>
              <w:t>11</w:t>
            </w:r>
          </w:p>
        </w:tc>
        <w:tc>
          <w:tcPr>
            <w:tcW w:w="1557" w:type="dxa"/>
          </w:tcPr>
          <w:p w14:paraId="60D48CF5" w14:textId="1161A84E" w:rsidR="00413488" w:rsidRPr="00481477" w:rsidRDefault="00413488" w:rsidP="00413488">
            <w:pPr>
              <w:jc w:val="center"/>
              <w:rPr>
                <w:sz w:val="20"/>
                <w:szCs w:val="20"/>
              </w:rPr>
            </w:pPr>
            <w:r>
              <w:rPr>
                <w:sz w:val="20"/>
                <w:szCs w:val="20"/>
              </w:rPr>
              <w:t>1400</w:t>
            </w:r>
          </w:p>
        </w:tc>
        <w:tc>
          <w:tcPr>
            <w:tcW w:w="2340" w:type="dxa"/>
          </w:tcPr>
          <w:p w14:paraId="632D351E" w14:textId="6C939431" w:rsidR="00413488" w:rsidRPr="00481477" w:rsidRDefault="00413488" w:rsidP="00481477">
            <w:pPr>
              <w:rPr>
                <w:sz w:val="20"/>
                <w:szCs w:val="20"/>
              </w:rPr>
            </w:pPr>
            <w:r w:rsidRPr="00481477">
              <w:rPr>
                <w:sz w:val="20"/>
                <w:szCs w:val="20"/>
              </w:rPr>
              <w:t>Associate Professor</w:t>
            </w:r>
          </w:p>
        </w:tc>
        <w:tc>
          <w:tcPr>
            <w:tcW w:w="2070" w:type="dxa"/>
          </w:tcPr>
          <w:p w14:paraId="54F8B476" w14:textId="015DE5DF" w:rsidR="00413488" w:rsidRPr="00481477" w:rsidRDefault="00413488" w:rsidP="00481477">
            <w:pPr>
              <w:rPr>
                <w:sz w:val="20"/>
                <w:szCs w:val="20"/>
              </w:rPr>
            </w:pPr>
          </w:p>
        </w:tc>
      </w:tr>
      <w:tr w:rsidR="00413488" w14:paraId="3CCF2A03" w14:textId="77777777" w:rsidTr="00413488">
        <w:trPr>
          <w:trHeight w:val="413"/>
          <w:jc w:val="center"/>
        </w:trPr>
        <w:tc>
          <w:tcPr>
            <w:tcW w:w="981" w:type="dxa"/>
          </w:tcPr>
          <w:p w14:paraId="1D17533F" w14:textId="77777777" w:rsidR="00413488" w:rsidRPr="00481477" w:rsidRDefault="00413488" w:rsidP="00413488">
            <w:pPr>
              <w:jc w:val="center"/>
              <w:rPr>
                <w:sz w:val="20"/>
                <w:szCs w:val="20"/>
              </w:rPr>
            </w:pPr>
            <w:r w:rsidRPr="00481477">
              <w:rPr>
                <w:sz w:val="20"/>
                <w:szCs w:val="20"/>
              </w:rPr>
              <w:t>12</w:t>
            </w:r>
          </w:p>
        </w:tc>
        <w:tc>
          <w:tcPr>
            <w:tcW w:w="1557" w:type="dxa"/>
          </w:tcPr>
          <w:p w14:paraId="3EF19EF3" w14:textId="6A82636B" w:rsidR="00413488" w:rsidRPr="00481477" w:rsidRDefault="00413488" w:rsidP="00413488">
            <w:pPr>
              <w:jc w:val="center"/>
              <w:rPr>
                <w:sz w:val="20"/>
                <w:szCs w:val="20"/>
              </w:rPr>
            </w:pPr>
            <w:r>
              <w:rPr>
                <w:sz w:val="20"/>
                <w:szCs w:val="20"/>
              </w:rPr>
              <w:t>1600</w:t>
            </w:r>
          </w:p>
        </w:tc>
        <w:tc>
          <w:tcPr>
            <w:tcW w:w="2340" w:type="dxa"/>
          </w:tcPr>
          <w:p w14:paraId="51A3859A" w14:textId="74A8FEEE" w:rsidR="00413488" w:rsidRPr="00481477" w:rsidRDefault="00413488" w:rsidP="00481477">
            <w:pPr>
              <w:rPr>
                <w:sz w:val="20"/>
                <w:szCs w:val="20"/>
              </w:rPr>
            </w:pPr>
            <w:r w:rsidRPr="00481477">
              <w:rPr>
                <w:sz w:val="20"/>
                <w:szCs w:val="20"/>
              </w:rPr>
              <w:t>Senior Professor</w:t>
            </w:r>
          </w:p>
        </w:tc>
        <w:tc>
          <w:tcPr>
            <w:tcW w:w="2070" w:type="dxa"/>
          </w:tcPr>
          <w:p w14:paraId="22E16AE9" w14:textId="0A483EDB" w:rsidR="00413488" w:rsidRPr="00481477" w:rsidRDefault="00413488" w:rsidP="00481477">
            <w:pPr>
              <w:rPr>
                <w:sz w:val="20"/>
                <w:szCs w:val="20"/>
              </w:rPr>
            </w:pPr>
          </w:p>
        </w:tc>
      </w:tr>
      <w:tr w:rsidR="00413488" w14:paraId="78376F0B" w14:textId="77777777" w:rsidTr="00413488">
        <w:trPr>
          <w:trHeight w:val="413"/>
          <w:jc w:val="center"/>
        </w:trPr>
        <w:tc>
          <w:tcPr>
            <w:tcW w:w="981" w:type="dxa"/>
          </w:tcPr>
          <w:p w14:paraId="728B85DC" w14:textId="77777777" w:rsidR="00413488" w:rsidRPr="00481477" w:rsidRDefault="00413488" w:rsidP="00413488">
            <w:pPr>
              <w:jc w:val="center"/>
              <w:rPr>
                <w:sz w:val="20"/>
                <w:szCs w:val="20"/>
              </w:rPr>
            </w:pPr>
            <w:r w:rsidRPr="00481477">
              <w:rPr>
                <w:sz w:val="20"/>
                <w:szCs w:val="20"/>
              </w:rPr>
              <w:t>13</w:t>
            </w:r>
          </w:p>
        </w:tc>
        <w:tc>
          <w:tcPr>
            <w:tcW w:w="1557" w:type="dxa"/>
          </w:tcPr>
          <w:p w14:paraId="7B98107F" w14:textId="272CEAB8" w:rsidR="00413488" w:rsidRPr="00481477" w:rsidRDefault="00413488" w:rsidP="00413488">
            <w:pPr>
              <w:jc w:val="center"/>
              <w:rPr>
                <w:sz w:val="20"/>
                <w:szCs w:val="20"/>
              </w:rPr>
            </w:pPr>
            <w:r>
              <w:rPr>
                <w:sz w:val="20"/>
                <w:szCs w:val="20"/>
              </w:rPr>
              <w:t>2000</w:t>
            </w:r>
          </w:p>
        </w:tc>
        <w:tc>
          <w:tcPr>
            <w:tcW w:w="2340" w:type="dxa"/>
          </w:tcPr>
          <w:p w14:paraId="5A173566" w14:textId="1248D64B" w:rsidR="00413488" w:rsidRPr="00481477" w:rsidRDefault="00413488" w:rsidP="00481477">
            <w:pPr>
              <w:rPr>
                <w:sz w:val="20"/>
                <w:szCs w:val="20"/>
              </w:rPr>
            </w:pPr>
            <w:r w:rsidRPr="00481477">
              <w:rPr>
                <w:sz w:val="20"/>
                <w:szCs w:val="20"/>
              </w:rPr>
              <w:t>Master Professor</w:t>
            </w:r>
          </w:p>
        </w:tc>
        <w:tc>
          <w:tcPr>
            <w:tcW w:w="2070" w:type="dxa"/>
          </w:tcPr>
          <w:p w14:paraId="6D9B41C7" w14:textId="10A01CCC" w:rsidR="00413488" w:rsidRPr="00481477" w:rsidRDefault="00413488" w:rsidP="00481477">
            <w:pPr>
              <w:rPr>
                <w:sz w:val="20"/>
                <w:szCs w:val="20"/>
              </w:rPr>
            </w:pPr>
          </w:p>
        </w:tc>
      </w:tr>
      <w:tr w:rsidR="00413488" w14:paraId="328A09A1" w14:textId="77777777" w:rsidTr="00413488">
        <w:trPr>
          <w:trHeight w:val="413"/>
          <w:jc w:val="center"/>
        </w:trPr>
        <w:tc>
          <w:tcPr>
            <w:tcW w:w="981" w:type="dxa"/>
          </w:tcPr>
          <w:p w14:paraId="01ABEDAA" w14:textId="77777777" w:rsidR="00413488" w:rsidRPr="00481477" w:rsidRDefault="00413488" w:rsidP="00413488">
            <w:pPr>
              <w:jc w:val="center"/>
              <w:rPr>
                <w:sz w:val="20"/>
                <w:szCs w:val="20"/>
              </w:rPr>
            </w:pPr>
            <w:r w:rsidRPr="00481477">
              <w:rPr>
                <w:sz w:val="20"/>
                <w:szCs w:val="20"/>
              </w:rPr>
              <w:t>14</w:t>
            </w:r>
          </w:p>
        </w:tc>
        <w:tc>
          <w:tcPr>
            <w:tcW w:w="1557" w:type="dxa"/>
          </w:tcPr>
          <w:p w14:paraId="76AE0181" w14:textId="01356F70" w:rsidR="00413488" w:rsidRPr="00481477" w:rsidRDefault="00413488" w:rsidP="00413488">
            <w:pPr>
              <w:jc w:val="center"/>
              <w:rPr>
                <w:sz w:val="20"/>
                <w:szCs w:val="20"/>
              </w:rPr>
            </w:pPr>
            <w:r>
              <w:rPr>
                <w:sz w:val="20"/>
                <w:szCs w:val="20"/>
              </w:rPr>
              <w:t>2200</w:t>
            </w:r>
          </w:p>
        </w:tc>
        <w:tc>
          <w:tcPr>
            <w:tcW w:w="2340" w:type="dxa"/>
          </w:tcPr>
          <w:p w14:paraId="0A4E9F8F" w14:textId="0F51A908" w:rsidR="00413488" w:rsidRPr="00481477" w:rsidRDefault="00413488" w:rsidP="00481477">
            <w:pPr>
              <w:rPr>
                <w:sz w:val="20"/>
                <w:szCs w:val="20"/>
              </w:rPr>
            </w:pPr>
            <w:r w:rsidRPr="00481477">
              <w:rPr>
                <w:sz w:val="20"/>
                <w:szCs w:val="20"/>
              </w:rPr>
              <w:t>Lab Director</w:t>
            </w:r>
          </w:p>
        </w:tc>
        <w:tc>
          <w:tcPr>
            <w:tcW w:w="2070" w:type="dxa"/>
          </w:tcPr>
          <w:p w14:paraId="3BC93F31" w14:textId="697D76CA" w:rsidR="00413488" w:rsidRPr="00481477" w:rsidRDefault="00413488" w:rsidP="00481477">
            <w:pPr>
              <w:rPr>
                <w:sz w:val="20"/>
                <w:szCs w:val="20"/>
              </w:rPr>
            </w:pPr>
          </w:p>
        </w:tc>
      </w:tr>
      <w:tr w:rsidR="00413488" w14:paraId="3FCAB181" w14:textId="77777777" w:rsidTr="00413488">
        <w:trPr>
          <w:trHeight w:val="413"/>
          <w:jc w:val="center"/>
        </w:trPr>
        <w:tc>
          <w:tcPr>
            <w:tcW w:w="981" w:type="dxa"/>
          </w:tcPr>
          <w:p w14:paraId="74A03343" w14:textId="77777777" w:rsidR="00413488" w:rsidRPr="00481477" w:rsidRDefault="00413488" w:rsidP="00413488">
            <w:pPr>
              <w:jc w:val="center"/>
              <w:rPr>
                <w:sz w:val="20"/>
                <w:szCs w:val="20"/>
              </w:rPr>
            </w:pPr>
            <w:r w:rsidRPr="00481477">
              <w:rPr>
                <w:sz w:val="20"/>
                <w:szCs w:val="20"/>
              </w:rPr>
              <w:t>15</w:t>
            </w:r>
          </w:p>
        </w:tc>
        <w:tc>
          <w:tcPr>
            <w:tcW w:w="1557" w:type="dxa"/>
          </w:tcPr>
          <w:p w14:paraId="2305132D" w14:textId="7A00BFF3" w:rsidR="00413488" w:rsidRPr="00481477" w:rsidRDefault="00413488" w:rsidP="00413488">
            <w:pPr>
              <w:jc w:val="center"/>
              <w:rPr>
                <w:sz w:val="20"/>
                <w:szCs w:val="20"/>
              </w:rPr>
            </w:pPr>
            <w:r>
              <w:rPr>
                <w:sz w:val="20"/>
                <w:szCs w:val="20"/>
              </w:rPr>
              <w:t>2400</w:t>
            </w:r>
          </w:p>
        </w:tc>
        <w:tc>
          <w:tcPr>
            <w:tcW w:w="2340" w:type="dxa"/>
          </w:tcPr>
          <w:p w14:paraId="49E34E27" w14:textId="4ACE4AB5" w:rsidR="00413488" w:rsidRPr="00481477" w:rsidRDefault="00413488" w:rsidP="00481477">
            <w:pPr>
              <w:rPr>
                <w:sz w:val="20"/>
                <w:szCs w:val="20"/>
              </w:rPr>
            </w:pPr>
            <w:r w:rsidRPr="00481477">
              <w:rPr>
                <w:sz w:val="20"/>
                <w:szCs w:val="20"/>
              </w:rPr>
              <w:t>Projects Commissioner</w:t>
            </w:r>
          </w:p>
        </w:tc>
        <w:tc>
          <w:tcPr>
            <w:tcW w:w="2070" w:type="dxa"/>
          </w:tcPr>
          <w:p w14:paraId="40DB8002" w14:textId="0D43202E" w:rsidR="00413488" w:rsidRPr="00481477" w:rsidRDefault="00413488" w:rsidP="00481477">
            <w:pPr>
              <w:rPr>
                <w:sz w:val="20"/>
                <w:szCs w:val="20"/>
              </w:rPr>
            </w:pPr>
          </w:p>
        </w:tc>
      </w:tr>
      <w:tr w:rsidR="00413488" w14:paraId="5E4C8209" w14:textId="77777777" w:rsidTr="00413488">
        <w:trPr>
          <w:trHeight w:val="413"/>
          <w:jc w:val="center"/>
        </w:trPr>
        <w:tc>
          <w:tcPr>
            <w:tcW w:w="981" w:type="dxa"/>
          </w:tcPr>
          <w:p w14:paraId="5E088777" w14:textId="77777777" w:rsidR="00413488" w:rsidRPr="00481477" w:rsidRDefault="00413488" w:rsidP="00413488">
            <w:pPr>
              <w:jc w:val="center"/>
              <w:rPr>
                <w:sz w:val="20"/>
                <w:szCs w:val="20"/>
              </w:rPr>
            </w:pPr>
            <w:r w:rsidRPr="00481477">
              <w:rPr>
                <w:sz w:val="20"/>
                <w:szCs w:val="20"/>
              </w:rPr>
              <w:t>16</w:t>
            </w:r>
          </w:p>
        </w:tc>
        <w:tc>
          <w:tcPr>
            <w:tcW w:w="1557" w:type="dxa"/>
          </w:tcPr>
          <w:p w14:paraId="3EE00A01" w14:textId="09D0CA30" w:rsidR="00413488" w:rsidRPr="00481477" w:rsidRDefault="00413488" w:rsidP="00413488">
            <w:pPr>
              <w:jc w:val="center"/>
              <w:rPr>
                <w:sz w:val="20"/>
                <w:szCs w:val="20"/>
              </w:rPr>
            </w:pPr>
            <w:r>
              <w:rPr>
                <w:sz w:val="20"/>
                <w:szCs w:val="20"/>
              </w:rPr>
              <w:t>3000</w:t>
            </w:r>
          </w:p>
        </w:tc>
        <w:tc>
          <w:tcPr>
            <w:tcW w:w="2340" w:type="dxa"/>
          </w:tcPr>
          <w:p w14:paraId="3B6F1C20" w14:textId="6714E16F" w:rsidR="00413488" w:rsidRPr="00481477" w:rsidRDefault="00413488" w:rsidP="00481477">
            <w:pPr>
              <w:rPr>
                <w:sz w:val="20"/>
                <w:szCs w:val="20"/>
              </w:rPr>
            </w:pPr>
            <w:r>
              <w:rPr>
                <w:sz w:val="20"/>
                <w:szCs w:val="20"/>
              </w:rPr>
              <w:t>Boy/Girl Junior Genius</w:t>
            </w:r>
          </w:p>
        </w:tc>
        <w:tc>
          <w:tcPr>
            <w:tcW w:w="2070" w:type="dxa"/>
          </w:tcPr>
          <w:p w14:paraId="0841C5C3" w14:textId="63363902" w:rsidR="00413488" w:rsidRPr="00481477" w:rsidRDefault="00413488" w:rsidP="00481477">
            <w:pPr>
              <w:rPr>
                <w:sz w:val="20"/>
                <w:szCs w:val="20"/>
              </w:rPr>
            </w:pPr>
          </w:p>
        </w:tc>
      </w:tr>
      <w:tr w:rsidR="00413488" w14:paraId="551DB2F5" w14:textId="77777777" w:rsidTr="00413488">
        <w:trPr>
          <w:trHeight w:val="413"/>
          <w:jc w:val="center"/>
        </w:trPr>
        <w:tc>
          <w:tcPr>
            <w:tcW w:w="981" w:type="dxa"/>
          </w:tcPr>
          <w:p w14:paraId="382575F3" w14:textId="77777777" w:rsidR="00413488" w:rsidRPr="00481477" w:rsidRDefault="00413488" w:rsidP="00413488">
            <w:pPr>
              <w:jc w:val="center"/>
              <w:rPr>
                <w:sz w:val="20"/>
                <w:szCs w:val="20"/>
              </w:rPr>
            </w:pPr>
            <w:r w:rsidRPr="00481477">
              <w:rPr>
                <w:sz w:val="20"/>
                <w:szCs w:val="20"/>
              </w:rPr>
              <w:t>17</w:t>
            </w:r>
          </w:p>
        </w:tc>
        <w:tc>
          <w:tcPr>
            <w:tcW w:w="1557" w:type="dxa"/>
          </w:tcPr>
          <w:p w14:paraId="1A4DBD17" w14:textId="29E94AA9" w:rsidR="00413488" w:rsidRPr="00481477" w:rsidRDefault="00413488" w:rsidP="00413488">
            <w:pPr>
              <w:jc w:val="center"/>
              <w:rPr>
                <w:sz w:val="20"/>
                <w:szCs w:val="20"/>
              </w:rPr>
            </w:pPr>
            <w:r>
              <w:rPr>
                <w:sz w:val="20"/>
                <w:szCs w:val="20"/>
              </w:rPr>
              <w:t>4000</w:t>
            </w:r>
          </w:p>
        </w:tc>
        <w:tc>
          <w:tcPr>
            <w:tcW w:w="2340" w:type="dxa"/>
          </w:tcPr>
          <w:p w14:paraId="25225194" w14:textId="27195DCE" w:rsidR="00413488" w:rsidRPr="00481477" w:rsidRDefault="00413488" w:rsidP="00481477">
            <w:pPr>
              <w:rPr>
                <w:sz w:val="20"/>
                <w:szCs w:val="20"/>
              </w:rPr>
            </w:pPr>
            <w:r w:rsidRPr="00481477">
              <w:rPr>
                <w:sz w:val="20"/>
                <w:szCs w:val="20"/>
              </w:rPr>
              <w:t>Earl of Sciences</w:t>
            </w:r>
          </w:p>
        </w:tc>
        <w:tc>
          <w:tcPr>
            <w:tcW w:w="2070" w:type="dxa"/>
          </w:tcPr>
          <w:p w14:paraId="102ACD96" w14:textId="3235F9B0" w:rsidR="00413488" w:rsidRPr="00481477" w:rsidRDefault="00413488" w:rsidP="00481477">
            <w:pPr>
              <w:rPr>
                <w:sz w:val="20"/>
                <w:szCs w:val="20"/>
              </w:rPr>
            </w:pPr>
          </w:p>
        </w:tc>
      </w:tr>
      <w:tr w:rsidR="00413488" w14:paraId="784D5EF5" w14:textId="77777777" w:rsidTr="00413488">
        <w:trPr>
          <w:trHeight w:val="413"/>
          <w:jc w:val="center"/>
        </w:trPr>
        <w:tc>
          <w:tcPr>
            <w:tcW w:w="981" w:type="dxa"/>
          </w:tcPr>
          <w:p w14:paraId="6F673512" w14:textId="77777777" w:rsidR="00413488" w:rsidRPr="00481477" w:rsidRDefault="00413488" w:rsidP="00413488">
            <w:pPr>
              <w:jc w:val="center"/>
              <w:rPr>
                <w:sz w:val="20"/>
                <w:szCs w:val="20"/>
              </w:rPr>
            </w:pPr>
            <w:r w:rsidRPr="00481477">
              <w:rPr>
                <w:sz w:val="20"/>
                <w:szCs w:val="20"/>
              </w:rPr>
              <w:t>18</w:t>
            </w:r>
          </w:p>
        </w:tc>
        <w:tc>
          <w:tcPr>
            <w:tcW w:w="1557" w:type="dxa"/>
          </w:tcPr>
          <w:p w14:paraId="631ABE8F" w14:textId="75E20A36" w:rsidR="00413488" w:rsidRPr="00481477" w:rsidRDefault="00413488" w:rsidP="00413488">
            <w:pPr>
              <w:jc w:val="center"/>
              <w:rPr>
                <w:sz w:val="20"/>
                <w:szCs w:val="20"/>
              </w:rPr>
            </w:pPr>
            <w:r>
              <w:rPr>
                <w:sz w:val="20"/>
                <w:szCs w:val="20"/>
              </w:rPr>
              <w:t>5000</w:t>
            </w:r>
          </w:p>
        </w:tc>
        <w:tc>
          <w:tcPr>
            <w:tcW w:w="2340" w:type="dxa"/>
          </w:tcPr>
          <w:p w14:paraId="1136EE94" w14:textId="133072B1" w:rsidR="00413488" w:rsidRPr="00481477" w:rsidRDefault="00413488" w:rsidP="00481477">
            <w:pPr>
              <w:rPr>
                <w:sz w:val="20"/>
                <w:szCs w:val="20"/>
              </w:rPr>
            </w:pPr>
            <w:proofErr w:type="spellStart"/>
            <w:r w:rsidRPr="00481477">
              <w:rPr>
                <w:sz w:val="20"/>
                <w:szCs w:val="20"/>
              </w:rPr>
              <w:t>Timespace</w:t>
            </w:r>
            <w:proofErr w:type="spellEnd"/>
            <w:r w:rsidRPr="00481477">
              <w:rPr>
                <w:sz w:val="20"/>
                <w:szCs w:val="20"/>
              </w:rPr>
              <w:t xml:space="preserve"> Baron</w:t>
            </w:r>
          </w:p>
        </w:tc>
        <w:tc>
          <w:tcPr>
            <w:tcW w:w="2070" w:type="dxa"/>
          </w:tcPr>
          <w:p w14:paraId="656BEC19" w14:textId="5BB8A75B" w:rsidR="00413488" w:rsidRPr="00481477" w:rsidRDefault="00413488" w:rsidP="00481477">
            <w:pPr>
              <w:rPr>
                <w:sz w:val="20"/>
                <w:szCs w:val="20"/>
              </w:rPr>
            </w:pPr>
          </w:p>
        </w:tc>
      </w:tr>
      <w:tr w:rsidR="00413488" w14:paraId="627E3F61" w14:textId="77777777" w:rsidTr="00413488">
        <w:trPr>
          <w:trHeight w:val="413"/>
          <w:jc w:val="center"/>
        </w:trPr>
        <w:tc>
          <w:tcPr>
            <w:tcW w:w="981" w:type="dxa"/>
          </w:tcPr>
          <w:p w14:paraId="4B40E214" w14:textId="77777777" w:rsidR="00413488" w:rsidRPr="00481477" w:rsidRDefault="00413488" w:rsidP="00413488">
            <w:pPr>
              <w:jc w:val="center"/>
              <w:rPr>
                <w:sz w:val="20"/>
                <w:szCs w:val="20"/>
              </w:rPr>
            </w:pPr>
            <w:r w:rsidRPr="00481477">
              <w:rPr>
                <w:sz w:val="20"/>
                <w:szCs w:val="20"/>
              </w:rPr>
              <w:t>19</w:t>
            </w:r>
          </w:p>
        </w:tc>
        <w:tc>
          <w:tcPr>
            <w:tcW w:w="1557" w:type="dxa"/>
          </w:tcPr>
          <w:p w14:paraId="6095CBB6" w14:textId="29B4CECC" w:rsidR="00413488" w:rsidRPr="00481477" w:rsidRDefault="00413488" w:rsidP="00413488">
            <w:pPr>
              <w:jc w:val="center"/>
              <w:rPr>
                <w:sz w:val="20"/>
                <w:szCs w:val="20"/>
              </w:rPr>
            </w:pPr>
            <w:r>
              <w:rPr>
                <w:sz w:val="20"/>
                <w:szCs w:val="20"/>
              </w:rPr>
              <w:t>7500</w:t>
            </w:r>
          </w:p>
        </w:tc>
        <w:tc>
          <w:tcPr>
            <w:tcW w:w="2340" w:type="dxa"/>
          </w:tcPr>
          <w:p w14:paraId="47E1F87D" w14:textId="44ACB562" w:rsidR="00413488" w:rsidRPr="00481477" w:rsidRDefault="00413488" w:rsidP="00481477">
            <w:pPr>
              <w:rPr>
                <w:sz w:val="20"/>
                <w:szCs w:val="20"/>
              </w:rPr>
            </w:pPr>
            <w:r w:rsidRPr="00481477">
              <w:rPr>
                <w:sz w:val="20"/>
                <w:szCs w:val="20"/>
              </w:rPr>
              <w:t>Lord of Matter</w:t>
            </w:r>
          </w:p>
        </w:tc>
        <w:tc>
          <w:tcPr>
            <w:tcW w:w="2070" w:type="dxa"/>
          </w:tcPr>
          <w:p w14:paraId="132DE386" w14:textId="55F946C4" w:rsidR="00413488" w:rsidRPr="00481477" w:rsidRDefault="00413488" w:rsidP="00481477">
            <w:pPr>
              <w:rPr>
                <w:sz w:val="20"/>
                <w:szCs w:val="20"/>
              </w:rPr>
            </w:pPr>
          </w:p>
        </w:tc>
      </w:tr>
      <w:tr w:rsidR="00413488" w14:paraId="5BD8A7FD" w14:textId="77777777" w:rsidTr="00413488">
        <w:trPr>
          <w:trHeight w:val="413"/>
          <w:jc w:val="center"/>
        </w:trPr>
        <w:tc>
          <w:tcPr>
            <w:tcW w:w="981" w:type="dxa"/>
          </w:tcPr>
          <w:p w14:paraId="205252D1" w14:textId="77777777" w:rsidR="00413488" w:rsidRPr="00481477" w:rsidRDefault="00413488" w:rsidP="00413488">
            <w:pPr>
              <w:jc w:val="center"/>
              <w:rPr>
                <w:sz w:val="20"/>
                <w:szCs w:val="20"/>
              </w:rPr>
            </w:pPr>
            <w:r w:rsidRPr="00481477">
              <w:rPr>
                <w:sz w:val="20"/>
                <w:szCs w:val="20"/>
              </w:rPr>
              <w:t>20</w:t>
            </w:r>
          </w:p>
        </w:tc>
        <w:tc>
          <w:tcPr>
            <w:tcW w:w="1557" w:type="dxa"/>
          </w:tcPr>
          <w:p w14:paraId="53779986" w14:textId="76E81861" w:rsidR="00413488" w:rsidRPr="00481477" w:rsidRDefault="00413488" w:rsidP="00413488">
            <w:pPr>
              <w:jc w:val="center"/>
              <w:rPr>
                <w:sz w:val="20"/>
                <w:szCs w:val="20"/>
              </w:rPr>
            </w:pPr>
            <w:r>
              <w:rPr>
                <w:sz w:val="20"/>
                <w:szCs w:val="20"/>
              </w:rPr>
              <w:t>10000</w:t>
            </w:r>
          </w:p>
        </w:tc>
        <w:tc>
          <w:tcPr>
            <w:tcW w:w="2340" w:type="dxa"/>
          </w:tcPr>
          <w:p w14:paraId="728D3DC8" w14:textId="30B75C93" w:rsidR="00413488" w:rsidRPr="00481477" w:rsidRDefault="00413488" w:rsidP="00481477">
            <w:pPr>
              <w:rPr>
                <w:sz w:val="20"/>
                <w:szCs w:val="20"/>
              </w:rPr>
            </w:pPr>
            <w:r w:rsidRPr="00481477">
              <w:rPr>
                <w:sz w:val="20"/>
                <w:szCs w:val="20"/>
              </w:rPr>
              <w:t>Some Kind of Einstein</w:t>
            </w:r>
          </w:p>
        </w:tc>
        <w:tc>
          <w:tcPr>
            <w:tcW w:w="2070" w:type="dxa"/>
          </w:tcPr>
          <w:p w14:paraId="113FE8F5" w14:textId="571CBEF1" w:rsidR="00413488" w:rsidRPr="00481477" w:rsidRDefault="00413488" w:rsidP="00481477">
            <w:pPr>
              <w:rPr>
                <w:sz w:val="20"/>
                <w:szCs w:val="20"/>
              </w:rPr>
            </w:pPr>
          </w:p>
        </w:tc>
      </w:tr>
    </w:tbl>
    <w:p w14:paraId="3774B07C" w14:textId="77777777" w:rsidR="00481477" w:rsidRDefault="00481477" w:rsidP="00E90653"/>
    <w:p w14:paraId="7299AC2E" w14:textId="5932181E" w:rsidR="00C77568" w:rsidRDefault="00C77568" w:rsidP="00E90653"/>
    <w:p w14:paraId="78D05F8D" w14:textId="77777777" w:rsidR="00431437" w:rsidRDefault="00431437" w:rsidP="00E90653"/>
    <w:tbl>
      <w:tblPr>
        <w:tblStyle w:val="TableGrid"/>
        <w:tblW w:w="0" w:type="auto"/>
        <w:tblLook w:val="04A0" w:firstRow="1" w:lastRow="0" w:firstColumn="1" w:lastColumn="0" w:noHBand="0" w:noVBand="1"/>
      </w:tblPr>
      <w:tblGrid>
        <w:gridCol w:w="2337"/>
        <w:gridCol w:w="3778"/>
        <w:gridCol w:w="897"/>
        <w:gridCol w:w="2338"/>
      </w:tblGrid>
      <w:tr w:rsidR="00575BF9" w14:paraId="08EFD52F" w14:textId="77777777" w:rsidTr="00481477">
        <w:tc>
          <w:tcPr>
            <w:tcW w:w="9350" w:type="dxa"/>
            <w:gridSpan w:val="4"/>
            <w:tcBorders>
              <w:bottom w:val="single" w:sz="4" w:space="0" w:color="auto"/>
            </w:tcBorders>
            <w:shd w:val="clear" w:color="auto" w:fill="385623" w:themeFill="accent6" w:themeFillShade="80"/>
          </w:tcPr>
          <w:p w14:paraId="7FFF8720" w14:textId="77777777" w:rsidR="00575BF9" w:rsidRPr="00887469" w:rsidRDefault="00575BF9" w:rsidP="00481477">
            <w:pPr>
              <w:jc w:val="center"/>
              <w:rPr>
                <w:color w:val="FFFFFF" w:themeColor="background1"/>
                <w:sz w:val="22"/>
                <w:szCs w:val="22"/>
              </w:rPr>
            </w:pPr>
            <w:r>
              <w:rPr>
                <w:color w:val="FFFFFF" w:themeColor="background1"/>
                <w:sz w:val="22"/>
                <w:szCs w:val="22"/>
              </w:rPr>
              <w:t>ACHIEVEMENT BADGES</w:t>
            </w:r>
          </w:p>
        </w:tc>
      </w:tr>
      <w:tr w:rsidR="00575BF9" w14:paraId="5DE0839A" w14:textId="77777777" w:rsidTr="00481477">
        <w:tc>
          <w:tcPr>
            <w:tcW w:w="9350" w:type="dxa"/>
            <w:gridSpan w:val="4"/>
            <w:tcBorders>
              <w:bottom w:val="single" w:sz="4" w:space="0" w:color="auto"/>
            </w:tcBorders>
            <w:shd w:val="clear" w:color="auto" w:fill="538135" w:themeFill="accent6" w:themeFillShade="BF"/>
          </w:tcPr>
          <w:p w14:paraId="73D2179B" w14:textId="77777777" w:rsidR="00575BF9" w:rsidRPr="00887469" w:rsidRDefault="00575BF9" w:rsidP="00481477">
            <w:pPr>
              <w:rPr>
                <w:color w:val="FFFFFF" w:themeColor="background1"/>
                <w:sz w:val="22"/>
                <w:szCs w:val="22"/>
              </w:rPr>
            </w:pPr>
            <w:r>
              <w:rPr>
                <w:color w:val="FFFFFF" w:themeColor="background1"/>
                <w:sz w:val="22"/>
                <w:szCs w:val="22"/>
              </w:rPr>
              <w:t>Brain Games</w:t>
            </w:r>
          </w:p>
        </w:tc>
      </w:tr>
      <w:tr w:rsidR="00575BF9" w14:paraId="7EA4282E" w14:textId="77777777" w:rsidTr="00481477">
        <w:tc>
          <w:tcPr>
            <w:tcW w:w="2337" w:type="dxa"/>
            <w:shd w:val="clear" w:color="auto" w:fill="A8D08D" w:themeFill="accent6" w:themeFillTint="99"/>
          </w:tcPr>
          <w:p w14:paraId="0925932D" w14:textId="77777777" w:rsidR="00575BF9" w:rsidRPr="00887469" w:rsidRDefault="00575BF9" w:rsidP="00481477">
            <w:pPr>
              <w:jc w:val="center"/>
              <w:rPr>
                <w:sz w:val="20"/>
                <w:szCs w:val="20"/>
              </w:rPr>
            </w:pPr>
            <w:r>
              <w:rPr>
                <w:sz w:val="20"/>
                <w:szCs w:val="20"/>
              </w:rPr>
              <w:t>Name</w:t>
            </w:r>
          </w:p>
        </w:tc>
        <w:tc>
          <w:tcPr>
            <w:tcW w:w="3778" w:type="dxa"/>
            <w:shd w:val="clear" w:color="auto" w:fill="A8D08D" w:themeFill="accent6" w:themeFillTint="99"/>
          </w:tcPr>
          <w:p w14:paraId="018BCBDD" w14:textId="77777777" w:rsidR="00575BF9" w:rsidRPr="00887469" w:rsidRDefault="00575BF9" w:rsidP="00481477">
            <w:pPr>
              <w:jc w:val="center"/>
              <w:rPr>
                <w:sz w:val="20"/>
                <w:szCs w:val="20"/>
              </w:rPr>
            </w:pPr>
            <w:r>
              <w:rPr>
                <w:sz w:val="20"/>
                <w:szCs w:val="20"/>
              </w:rPr>
              <w:t>Achievement</w:t>
            </w:r>
          </w:p>
        </w:tc>
        <w:tc>
          <w:tcPr>
            <w:tcW w:w="897" w:type="dxa"/>
            <w:shd w:val="clear" w:color="auto" w:fill="A8D08D" w:themeFill="accent6" w:themeFillTint="99"/>
          </w:tcPr>
          <w:p w14:paraId="6B189EB2" w14:textId="77777777" w:rsidR="00575BF9" w:rsidRPr="00887469" w:rsidRDefault="00575BF9" w:rsidP="00481477">
            <w:pPr>
              <w:jc w:val="center"/>
              <w:rPr>
                <w:sz w:val="20"/>
                <w:szCs w:val="20"/>
              </w:rPr>
            </w:pPr>
            <w:r>
              <w:rPr>
                <w:sz w:val="20"/>
                <w:szCs w:val="20"/>
              </w:rPr>
              <w:t>IQ pts</w:t>
            </w:r>
          </w:p>
        </w:tc>
        <w:tc>
          <w:tcPr>
            <w:tcW w:w="2338" w:type="dxa"/>
            <w:shd w:val="clear" w:color="auto" w:fill="A8D08D" w:themeFill="accent6" w:themeFillTint="99"/>
          </w:tcPr>
          <w:p w14:paraId="2A8D0276" w14:textId="77777777" w:rsidR="00575BF9" w:rsidRPr="00887469" w:rsidRDefault="00575BF9" w:rsidP="00481477">
            <w:pPr>
              <w:jc w:val="center"/>
              <w:rPr>
                <w:sz w:val="20"/>
                <w:szCs w:val="20"/>
              </w:rPr>
            </w:pPr>
            <w:r>
              <w:rPr>
                <w:sz w:val="20"/>
                <w:szCs w:val="20"/>
              </w:rPr>
              <w:t>Badge Type</w:t>
            </w:r>
          </w:p>
        </w:tc>
      </w:tr>
      <w:tr w:rsidR="00575BF9" w14:paraId="594E8795" w14:textId="77777777" w:rsidTr="00481477">
        <w:tc>
          <w:tcPr>
            <w:tcW w:w="2337" w:type="dxa"/>
          </w:tcPr>
          <w:p w14:paraId="7AA65934" w14:textId="77777777" w:rsidR="00575BF9" w:rsidRPr="00887469" w:rsidRDefault="00575BF9" w:rsidP="00481477">
            <w:pPr>
              <w:rPr>
                <w:sz w:val="18"/>
                <w:szCs w:val="18"/>
              </w:rPr>
            </w:pPr>
            <w:r>
              <w:rPr>
                <w:sz w:val="18"/>
                <w:szCs w:val="18"/>
              </w:rPr>
              <w:t>Brain Trainer</w:t>
            </w:r>
          </w:p>
        </w:tc>
        <w:tc>
          <w:tcPr>
            <w:tcW w:w="3778" w:type="dxa"/>
          </w:tcPr>
          <w:p w14:paraId="5AB920B1" w14:textId="77777777" w:rsidR="00575BF9" w:rsidRPr="00887469" w:rsidRDefault="00575BF9" w:rsidP="00481477">
            <w:pPr>
              <w:rPr>
                <w:sz w:val="18"/>
                <w:szCs w:val="18"/>
              </w:rPr>
            </w:pPr>
            <w:r>
              <w:rPr>
                <w:sz w:val="18"/>
                <w:szCs w:val="18"/>
              </w:rPr>
              <w:t>Play 5 brain games</w:t>
            </w:r>
          </w:p>
        </w:tc>
        <w:tc>
          <w:tcPr>
            <w:tcW w:w="897" w:type="dxa"/>
          </w:tcPr>
          <w:p w14:paraId="0B28096F" w14:textId="77777777" w:rsidR="00575BF9" w:rsidRPr="00887469" w:rsidRDefault="00575BF9" w:rsidP="00481477">
            <w:pPr>
              <w:rPr>
                <w:sz w:val="18"/>
                <w:szCs w:val="18"/>
              </w:rPr>
            </w:pPr>
            <w:r>
              <w:rPr>
                <w:sz w:val="18"/>
                <w:szCs w:val="18"/>
              </w:rPr>
              <w:t>5</w:t>
            </w:r>
          </w:p>
        </w:tc>
        <w:tc>
          <w:tcPr>
            <w:tcW w:w="2338" w:type="dxa"/>
          </w:tcPr>
          <w:p w14:paraId="19FEA6B7" w14:textId="77777777" w:rsidR="00575BF9" w:rsidRPr="00887469" w:rsidRDefault="00575BF9" w:rsidP="00481477">
            <w:pPr>
              <w:rPr>
                <w:sz w:val="18"/>
                <w:szCs w:val="18"/>
              </w:rPr>
            </w:pPr>
            <w:r>
              <w:rPr>
                <w:sz w:val="18"/>
                <w:szCs w:val="18"/>
              </w:rPr>
              <w:t>base</w:t>
            </w:r>
          </w:p>
        </w:tc>
      </w:tr>
      <w:tr w:rsidR="00575BF9" w14:paraId="4DDB1A4A" w14:textId="77777777" w:rsidTr="00481477">
        <w:tc>
          <w:tcPr>
            <w:tcW w:w="2337" w:type="dxa"/>
          </w:tcPr>
          <w:p w14:paraId="34B43573" w14:textId="77777777" w:rsidR="00575BF9" w:rsidRPr="00887469" w:rsidRDefault="00575BF9" w:rsidP="00481477">
            <w:pPr>
              <w:rPr>
                <w:sz w:val="18"/>
                <w:szCs w:val="18"/>
              </w:rPr>
            </w:pPr>
            <w:r>
              <w:rPr>
                <w:sz w:val="18"/>
                <w:szCs w:val="18"/>
              </w:rPr>
              <w:t>Quick Wit</w:t>
            </w:r>
          </w:p>
        </w:tc>
        <w:tc>
          <w:tcPr>
            <w:tcW w:w="3778" w:type="dxa"/>
          </w:tcPr>
          <w:p w14:paraId="007339D9" w14:textId="77777777" w:rsidR="00575BF9" w:rsidRPr="00887469" w:rsidRDefault="00575BF9" w:rsidP="00481477">
            <w:pPr>
              <w:rPr>
                <w:sz w:val="18"/>
                <w:szCs w:val="18"/>
              </w:rPr>
            </w:pPr>
            <w:r>
              <w:rPr>
                <w:sz w:val="18"/>
                <w:szCs w:val="18"/>
              </w:rPr>
              <w:t>Complete 20 brain games without running out of time</w:t>
            </w:r>
          </w:p>
        </w:tc>
        <w:tc>
          <w:tcPr>
            <w:tcW w:w="897" w:type="dxa"/>
          </w:tcPr>
          <w:p w14:paraId="5F7EEEBB" w14:textId="77777777" w:rsidR="00575BF9" w:rsidRPr="00887469" w:rsidRDefault="00575BF9" w:rsidP="00481477">
            <w:pPr>
              <w:rPr>
                <w:sz w:val="18"/>
                <w:szCs w:val="18"/>
              </w:rPr>
            </w:pPr>
            <w:r>
              <w:rPr>
                <w:sz w:val="18"/>
                <w:szCs w:val="18"/>
              </w:rPr>
              <w:t>20</w:t>
            </w:r>
          </w:p>
        </w:tc>
        <w:tc>
          <w:tcPr>
            <w:tcW w:w="2338" w:type="dxa"/>
          </w:tcPr>
          <w:p w14:paraId="23995EEB" w14:textId="77777777" w:rsidR="00575BF9" w:rsidRPr="00887469" w:rsidRDefault="00575BF9" w:rsidP="00481477">
            <w:pPr>
              <w:rPr>
                <w:sz w:val="18"/>
                <w:szCs w:val="18"/>
              </w:rPr>
            </w:pPr>
            <w:r>
              <w:rPr>
                <w:sz w:val="18"/>
                <w:szCs w:val="18"/>
              </w:rPr>
              <w:t>device</w:t>
            </w:r>
          </w:p>
        </w:tc>
      </w:tr>
      <w:tr w:rsidR="00575BF9" w14:paraId="005CD81D" w14:textId="77777777" w:rsidTr="00481477">
        <w:tc>
          <w:tcPr>
            <w:tcW w:w="2337" w:type="dxa"/>
          </w:tcPr>
          <w:p w14:paraId="698C5635" w14:textId="77777777" w:rsidR="00575BF9" w:rsidRDefault="00575BF9" w:rsidP="00481477">
            <w:pPr>
              <w:rPr>
                <w:sz w:val="18"/>
                <w:szCs w:val="18"/>
              </w:rPr>
            </w:pPr>
            <w:r>
              <w:rPr>
                <w:sz w:val="18"/>
                <w:szCs w:val="18"/>
              </w:rPr>
              <w:t>Brain Buster</w:t>
            </w:r>
          </w:p>
        </w:tc>
        <w:tc>
          <w:tcPr>
            <w:tcW w:w="3778" w:type="dxa"/>
          </w:tcPr>
          <w:p w14:paraId="47D41A7A" w14:textId="77777777" w:rsidR="00575BF9" w:rsidRDefault="00575BF9" w:rsidP="00481477">
            <w:pPr>
              <w:rPr>
                <w:sz w:val="18"/>
                <w:szCs w:val="18"/>
              </w:rPr>
            </w:pPr>
            <w:r>
              <w:rPr>
                <w:sz w:val="18"/>
                <w:szCs w:val="18"/>
              </w:rPr>
              <w:t>Complete 50 brain games without running out of time</w:t>
            </w:r>
          </w:p>
        </w:tc>
        <w:tc>
          <w:tcPr>
            <w:tcW w:w="897" w:type="dxa"/>
          </w:tcPr>
          <w:p w14:paraId="2F089163" w14:textId="77777777" w:rsidR="00575BF9" w:rsidRDefault="00575BF9" w:rsidP="00481477">
            <w:pPr>
              <w:rPr>
                <w:sz w:val="18"/>
                <w:szCs w:val="18"/>
              </w:rPr>
            </w:pPr>
            <w:r>
              <w:rPr>
                <w:sz w:val="18"/>
                <w:szCs w:val="18"/>
              </w:rPr>
              <w:t>50</w:t>
            </w:r>
          </w:p>
        </w:tc>
        <w:tc>
          <w:tcPr>
            <w:tcW w:w="2338" w:type="dxa"/>
          </w:tcPr>
          <w:p w14:paraId="76BE5F59" w14:textId="77777777" w:rsidR="00575BF9" w:rsidRDefault="00575BF9" w:rsidP="00481477">
            <w:pPr>
              <w:rPr>
                <w:sz w:val="18"/>
                <w:szCs w:val="18"/>
              </w:rPr>
            </w:pPr>
            <w:r w:rsidRPr="001E2610">
              <w:rPr>
                <w:sz w:val="18"/>
                <w:szCs w:val="18"/>
              </w:rPr>
              <w:t>device</w:t>
            </w:r>
          </w:p>
        </w:tc>
      </w:tr>
      <w:tr w:rsidR="00575BF9" w14:paraId="47BC76B6" w14:textId="77777777" w:rsidTr="00481477">
        <w:tc>
          <w:tcPr>
            <w:tcW w:w="2337" w:type="dxa"/>
          </w:tcPr>
          <w:p w14:paraId="04DB90E7" w14:textId="77777777" w:rsidR="00575BF9" w:rsidRPr="00887469" w:rsidRDefault="00575BF9" w:rsidP="00481477">
            <w:pPr>
              <w:rPr>
                <w:sz w:val="18"/>
                <w:szCs w:val="18"/>
              </w:rPr>
            </w:pPr>
            <w:r>
              <w:rPr>
                <w:sz w:val="18"/>
                <w:szCs w:val="18"/>
              </w:rPr>
              <w:t>Magnet Master</w:t>
            </w:r>
          </w:p>
        </w:tc>
        <w:tc>
          <w:tcPr>
            <w:tcW w:w="3778" w:type="dxa"/>
          </w:tcPr>
          <w:p w14:paraId="7652A284" w14:textId="77777777" w:rsidR="00575BF9" w:rsidRPr="00887469" w:rsidRDefault="00575BF9" w:rsidP="00481477">
            <w:pPr>
              <w:rPr>
                <w:sz w:val="18"/>
                <w:szCs w:val="18"/>
              </w:rPr>
            </w:pPr>
            <w:r>
              <w:rPr>
                <w:sz w:val="18"/>
                <w:szCs w:val="18"/>
              </w:rPr>
              <w:t>Solve a Mag-</w:t>
            </w:r>
            <w:proofErr w:type="spellStart"/>
            <w:r>
              <w:rPr>
                <w:sz w:val="18"/>
                <w:szCs w:val="18"/>
              </w:rPr>
              <w:t>Neato</w:t>
            </w:r>
            <w:proofErr w:type="spellEnd"/>
            <w:r>
              <w:rPr>
                <w:sz w:val="18"/>
                <w:szCs w:val="18"/>
              </w:rPr>
              <w:t xml:space="preserve"> level in under 10 seconds</w:t>
            </w:r>
          </w:p>
        </w:tc>
        <w:tc>
          <w:tcPr>
            <w:tcW w:w="897" w:type="dxa"/>
          </w:tcPr>
          <w:p w14:paraId="5B319DCB" w14:textId="77777777" w:rsidR="00575BF9" w:rsidRPr="00887469" w:rsidRDefault="00575BF9" w:rsidP="00481477">
            <w:pPr>
              <w:rPr>
                <w:sz w:val="18"/>
                <w:szCs w:val="18"/>
              </w:rPr>
            </w:pPr>
            <w:r>
              <w:rPr>
                <w:sz w:val="18"/>
                <w:szCs w:val="18"/>
              </w:rPr>
              <w:t>20</w:t>
            </w:r>
          </w:p>
        </w:tc>
        <w:tc>
          <w:tcPr>
            <w:tcW w:w="2338" w:type="dxa"/>
          </w:tcPr>
          <w:p w14:paraId="197F67C4" w14:textId="77777777" w:rsidR="00575BF9" w:rsidRPr="00887469" w:rsidRDefault="00575BF9" w:rsidP="00481477">
            <w:pPr>
              <w:rPr>
                <w:sz w:val="18"/>
                <w:szCs w:val="18"/>
              </w:rPr>
            </w:pPr>
          </w:p>
        </w:tc>
      </w:tr>
      <w:tr w:rsidR="00575BF9" w14:paraId="0048A8AB" w14:textId="77777777" w:rsidTr="00481477">
        <w:tc>
          <w:tcPr>
            <w:tcW w:w="2337" w:type="dxa"/>
          </w:tcPr>
          <w:p w14:paraId="2422F9E9" w14:textId="77777777" w:rsidR="00575BF9" w:rsidRPr="00887469" w:rsidRDefault="00575BF9" w:rsidP="00481477">
            <w:pPr>
              <w:rPr>
                <w:sz w:val="18"/>
                <w:szCs w:val="18"/>
              </w:rPr>
            </w:pPr>
            <w:r>
              <w:rPr>
                <w:sz w:val="18"/>
                <w:szCs w:val="18"/>
              </w:rPr>
              <w:t>Energy Efficient</w:t>
            </w:r>
          </w:p>
        </w:tc>
        <w:tc>
          <w:tcPr>
            <w:tcW w:w="3778" w:type="dxa"/>
          </w:tcPr>
          <w:p w14:paraId="6CDA38A8" w14:textId="77777777" w:rsidR="00575BF9" w:rsidRPr="00887469" w:rsidRDefault="00575BF9" w:rsidP="00481477">
            <w:pPr>
              <w:rPr>
                <w:sz w:val="18"/>
                <w:szCs w:val="18"/>
              </w:rPr>
            </w:pPr>
            <w:r>
              <w:rPr>
                <w:sz w:val="18"/>
                <w:szCs w:val="18"/>
              </w:rPr>
              <w:t>Solve a Mag-</w:t>
            </w:r>
            <w:proofErr w:type="spellStart"/>
            <w:r>
              <w:rPr>
                <w:sz w:val="18"/>
                <w:szCs w:val="18"/>
              </w:rPr>
              <w:t>Neato</w:t>
            </w:r>
            <w:proofErr w:type="spellEnd"/>
            <w:r>
              <w:rPr>
                <w:sz w:val="18"/>
                <w:szCs w:val="18"/>
              </w:rPr>
              <w:t xml:space="preserve"> level with no wasted moves</w:t>
            </w:r>
          </w:p>
        </w:tc>
        <w:tc>
          <w:tcPr>
            <w:tcW w:w="897" w:type="dxa"/>
          </w:tcPr>
          <w:p w14:paraId="0ABC7D25" w14:textId="77777777" w:rsidR="00575BF9" w:rsidRPr="00887469" w:rsidRDefault="00575BF9" w:rsidP="00481477">
            <w:pPr>
              <w:rPr>
                <w:sz w:val="18"/>
                <w:szCs w:val="18"/>
              </w:rPr>
            </w:pPr>
            <w:r>
              <w:rPr>
                <w:sz w:val="18"/>
                <w:szCs w:val="18"/>
              </w:rPr>
              <w:t>30</w:t>
            </w:r>
          </w:p>
        </w:tc>
        <w:tc>
          <w:tcPr>
            <w:tcW w:w="2338" w:type="dxa"/>
          </w:tcPr>
          <w:p w14:paraId="7C19AE82" w14:textId="77777777" w:rsidR="00575BF9" w:rsidRPr="00887469" w:rsidRDefault="00575BF9" w:rsidP="00481477">
            <w:pPr>
              <w:rPr>
                <w:sz w:val="18"/>
                <w:szCs w:val="18"/>
              </w:rPr>
            </w:pPr>
            <w:r w:rsidRPr="001E2610">
              <w:rPr>
                <w:sz w:val="18"/>
                <w:szCs w:val="18"/>
              </w:rPr>
              <w:t>device</w:t>
            </w:r>
          </w:p>
        </w:tc>
      </w:tr>
      <w:tr w:rsidR="00575BF9" w14:paraId="350D8589" w14:textId="77777777" w:rsidTr="00481477">
        <w:tc>
          <w:tcPr>
            <w:tcW w:w="2337" w:type="dxa"/>
          </w:tcPr>
          <w:p w14:paraId="7E7B49E9" w14:textId="77777777" w:rsidR="00575BF9" w:rsidRPr="00887469" w:rsidRDefault="00575BF9" w:rsidP="00481477">
            <w:pPr>
              <w:rPr>
                <w:sz w:val="18"/>
                <w:szCs w:val="18"/>
              </w:rPr>
            </w:pPr>
            <w:r>
              <w:rPr>
                <w:sz w:val="18"/>
                <w:szCs w:val="18"/>
              </w:rPr>
              <w:t>Brainstorm</w:t>
            </w:r>
          </w:p>
        </w:tc>
        <w:tc>
          <w:tcPr>
            <w:tcW w:w="3778" w:type="dxa"/>
          </w:tcPr>
          <w:p w14:paraId="5ACF6CC6" w14:textId="77777777" w:rsidR="00575BF9" w:rsidRPr="00887469" w:rsidRDefault="00575BF9" w:rsidP="00481477">
            <w:pPr>
              <w:rPr>
                <w:sz w:val="18"/>
                <w:szCs w:val="18"/>
              </w:rPr>
            </w:pPr>
            <w:r>
              <w:rPr>
                <w:sz w:val="18"/>
                <w:szCs w:val="18"/>
              </w:rPr>
              <w:t>Solve 5 brain games with no mistakes</w:t>
            </w:r>
          </w:p>
        </w:tc>
        <w:tc>
          <w:tcPr>
            <w:tcW w:w="897" w:type="dxa"/>
          </w:tcPr>
          <w:p w14:paraId="628CDD31" w14:textId="77777777" w:rsidR="00575BF9" w:rsidRPr="00887469" w:rsidRDefault="00575BF9" w:rsidP="00481477">
            <w:pPr>
              <w:rPr>
                <w:sz w:val="18"/>
                <w:szCs w:val="18"/>
              </w:rPr>
            </w:pPr>
            <w:r>
              <w:rPr>
                <w:sz w:val="18"/>
                <w:szCs w:val="18"/>
              </w:rPr>
              <w:t>40</w:t>
            </w:r>
          </w:p>
        </w:tc>
        <w:tc>
          <w:tcPr>
            <w:tcW w:w="2338" w:type="dxa"/>
          </w:tcPr>
          <w:p w14:paraId="510E84E7" w14:textId="77777777" w:rsidR="00575BF9" w:rsidRPr="00887469" w:rsidRDefault="00575BF9" w:rsidP="00481477">
            <w:pPr>
              <w:rPr>
                <w:sz w:val="18"/>
                <w:szCs w:val="18"/>
              </w:rPr>
            </w:pPr>
            <w:r w:rsidRPr="001E2610">
              <w:rPr>
                <w:sz w:val="18"/>
                <w:szCs w:val="18"/>
              </w:rPr>
              <w:t>device</w:t>
            </w:r>
          </w:p>
        </w:tc>
      </w:tr>
    </w:tbl>
    <w:p w14:paraId="62C896A9" w14:textId="77777777" w:rsidR="00575BF9" w:rsidRDefault="00575BF9" w:rsidP="00575BF9"/>
    <w:tbl>
      <w:tblPr>
        <w:tblStyle w:val="TableGrid"/>
        <w:tblW w:w="0" w:type="auto"/>
        <w:tblLook w:val="04A0" w:firstRow="1" w:lastRow="0" w:firstColumn="1" w:lastColumn="0" w:noHBand="0" w:noVBand="1"/>
      </w:tblPr>
      <w:tblGrid>
        <w:gridCol w:w="2337"/>
        <w:gridCol w:w="3778"/>
        <w:gridCol w:w="897"/>
        <w:gridCol w:w="2338"/>
      </w:tblGrid>
      <w:tr w:rsidR="00575BF9" w14:paraId="3311AC24" w14:textId="77777777" w:rsidTr="00481477">
        <w:tc>
          <w:tcPr>
            <w:tcW w:w="9350" w:type="dxa"/>
            <w:gridSpan w:val="4"/>
            <w:tcBorders>
              <w:bottom w:val="single" w:sz="4" w:space="0" w:color="auto"/>
            </w:tcBorders>
            <w:shd w:val="clear" w:color="auto" w:fill="538135" w:themeFill="accent6" w:themeFillShade="BF"/>
          </w:tcPr>
          <w:p w14:paraId="4448AC95" w14:textId="77777777" w:rsidR="00575BF9" w:rsidRPr="00887469" w:rsidRDefault="00575BF9" w:rsidP="00481477">
            <w:pPr>
              <w:rPr>
                <w:color w:val="FFFFFF" w:themeColor="background1"/>
                <w:sz w:val="22"/>
                <w:szCs w:val="22"/>
              </w:rPr>
            </w:pPr>
            <w:r>
              <w:rPr>
                <w:color w:val="FFFFFF" w:themeColor="background1"/>
                <w:sz w:val="22"/>
                <w:szCs w:val="22"/>
              </w:rPr>
              <w:t>Experiments</w:t>
            </w:r>
          </w:p>
        </w:tc>
      </w:tr>
      <w:tr w:rsidR="00575BF9" w14:paraId="4FAE03E2" w14:textId="77777777" w:rsidTr="00481477">
        <w:tc>
          <w:tcPr>
            <w:tcW w:w="2337" w:type="dxa"/>
            <w:shd w:val="clear" w:color="auto" w:fill="A8D08D" w:themeFill="accent6" w:themeFillTint="99"/>
          </w:tcPr>
          <w:p w14:paraId="4805BD04" w14:textId="77777777" w:rsidR="00575BF9" w:rsidRPr="00887469" w:rsidRDefault="00575BF9" w:rsidP="00481477">
            <w:pPr>
              <w:jc w:val="center"/>
              <w:rPr>
                <w:sz w:val="20"/>
                <w:szCs w:val="20"/>
              </w:rPr>
            </w:pPr>
            <w:r>
              <w:rPr>
                <w:sz w:val="20"/>
                <w:szCs w:val="20"/>
              </w:rPr>
              <w:t>Name</w:t>
            </w:r>
          </w:p>
        </w:tc>
        <w:tc>
          <w:tcPr>
            <w:tcW w:w="3778" w:type="dxa"/>
            <w:shd w:val="clear" w:color="auto" w:fill="A8D08D" w:themeFill="accent6" w:themeFillTint="99"/>
          </w:tcPr>
          <w:p w14:paraId="1F31176D" w14:textId="77777777" w:rsidR="00575BF9" w:rsidRPr="00887469" w:rsidRDefault="00575BF9" w:rsidP="00481477">
            <w:pPr>
              <w:jc w:val="center"/>
              <w:rPr>
                <w:sz w:val="20"/>
                <w:szCs w:val="20"/>
              </w:rPr>
            </w:pPr>
            <w:r>
              <w:rPr>
                <w:sz w:val="20"/>
                <w:szCs w:val="20"/>
              </w:rPr>
              <w:t>Achievement</w:t>
            </w:r>
          </w:p>
        </w:tc>
        <w:tc>
          <w:tcPr>
            <w:tcW w:w="897" w:type="dxa"/>
            <w:shd w:val="clear" w:color="auto" w:fill="A8D08D" w:themeFill="accent6" w:themeFillTint="99"/>
          </w:tcPr>
          <w:p w14:paraId="395C6353" w14:textId="77777777" w:rsidR="00575BF9" w:rsidRPr="00887469" w:rsidRDefault="00575BF9" w:rsidP="00481477">
            <w:pPr>
              <w:jc w:val="center"/>
              <w:rPr>
                <w:sz w:val="20"/>
                <w:szCs w:val="20"/>
              </w:rPr>
            </w:pPr>
            <w:r>
              <w:rPr>
                <w:sz w:val="20"/>
                <w:szCs w:val="20"/>
              </w:rPr>
              <w:t>IQ pts</w:t>
            </w:r>
          </w:p>
        </w:tc>
        <w:tc>
          <w:tcPr>
            <w:tcW w:w="2338" w:type="dxa"/>
            <w:shd w:val="clear" w:color="auto" w:fill="A8D08D" w:themeFill="accent6" w:themeFillTint="99"/>
          </w:tcPr>
          <w:p w14:paraId="285B3FDF" w14:textId="77777777" w:rsidR="00575BF9" w:rsidRPr="00887469" w:rsidRDefault="00575BF9" w:rsidP="00481477">
            <w:pPr>
              <w:jc w:val="center"/>
              <w:rPr>
                <w:sz w:val="20"/>
                <w:szCs w:val="20"/>
              </w:rPr>
            </w:pPr>
            <w:r>
              <w:rPr>
                <w:sz w:val="20"/>
                <w:szCs w:val="20"/>
              </w:rPr>
              <w:t>Badge Type</w:t>
            </w:r>
          </w:p>
        </w:tc>
      </w:tr>
      <w:tr w:rsidR="00575BF9" w14:paraId="37497EBC" w14:textId="77777777" w:rsidTr="00481477">
        <w:tc>
          <w:tcPr>
            <w:tcW w:w="2337" w:type="dxa"/>
          </w:tcPr>
          <w:p w14:paraId="61D7E5F1" w14:textId="77777777" w:rsidR="00575BF9" w:rsidRPr="00887469" w:rsidRDefault="00575BF9" w:rsidP="00481477">
            <w:pPr>
              <w:rPr>
                <w:sz w:val="18"/>
                <w:szCs w:val="18"/>
              </w:rPr>
            </w:pPr>
            <w:r>
              <w:rPr>
                <w:sz w:val="18"/>
                <w:szCs w:val="18"/>
              </w:rPr>
              <w:t>Lab Rat</w:t>
            </w:r>
          </w:p>
        </w:tc>
        <w:tc>
          <w:tcPr>
            <w:tcW w:w="3778" w:type="dxa"/>
          </w:tcPr>
          <w:p w14:paraId="329D3D85" w14:textId="77777777" w:rsidR="00575BF9" w:rsidRPr="00887469" w:rsidRDefault="00575BF9" w:rsidP="00481477">
            <w:pPr>
              <w:rPr>
                <w:sz w:val="18"/>
                <w:szCs w:val="18"/>
              </w:rPr>
            </w:pPr>
            <w:r>
              <w:rPr>
                <w:sz w:val="18"/>
                <w:szCs w:val="18"/>
              </w:rPr>
              <w:t>Complete an experiment</w:t>
            </w:r>
          </w:p>
        </w:tc>
        <w:tc>
          <w:tcPr>
            <w:tcW w:w="897" w:type="dxa"/>
          </w:tcPr>
          <w:p w14:paraId="554DF187" w14:textId="77777777" w:rsidR="00575BF9" w:rsidRPr="00887469" w:rsidRDefault="00575BF9" w:rsidP="00481477">
            <w:pPr>
              <w:rPr>
                <w:sz w:val="18"/>
                <w:szCs w:val="18"/>
              </w:rPr>
            </w:pPr>
            <w:r>
              <w:rPr>
                <w:sz w:val="18"/>
                <w:szCs w:val="18"/>
              </w:rPr>
              <w:t>5</w:t>
            </w:r>
          </w:p>
        </w:tc>
        <w:tc>
          <w:tcPr>
            <w:tcW w:w="2338" w:type="dxa"/>
          </w:tcPr>
          <w:p w14:paraId="2A37BC8F" w14:textId="77777777" w:rsidR="00575BF9" w:rsidRPr="00887469" w:rsidRDefault="00575BF9" w:rsidP="00481477">
            <w:pPr>
              <w:rPr>
                <w:sz w:val="18"/>
                <w:szCs w:val="18"/>
              </w:rPr>
            </w:pPr>
            <w:r>
              <w:rPr>
                <w:sz w:val="18"/>
                <w:szCs w:val="18"/>
              </w:rPr>
              <w:t>base</w:t>
            </w:r>
          </w:p>
        </w:tc>
      </w:tr>
      <w:tr w:rsidR="00575BF9" w14:paraId="5A0EAE4D" w14:textId="77777777" w:rsidTr="00481477">
        <w:tc>
          <w:tcPr>
            <w:tcW w:w="2337" w:type="dxa"/>
          </w:tcPr>
          <w:p w14:paraId="198FC266" w14:textId="77777777" w:rsidR="00575BF9" w:rsidRDefault="00575BF9" w:rsidP="00481477">
            <w:pPr>
              <w:rPr>
                <w:sz w:val="18"/>
                <w:szCs w:val="18"/>
              </w:rPr>
            </w:pPr>
            <w:r>
              <w:rPr>
                <w:sz w:val="18"/>
                <w:szCs w:val="18"/>
              </w:rPr>
              <w:t>Space Cadet</w:t>
            </w:r>
          </w:p>
        </w:tc>
        <w:tc>
          <w:tcPr>
            <w:tcW w:w="3778" w:type="dxa"/>
          </w:tcPr>
          <w:p w14:paraId="3B217D33" w14:textId="77777777" w:rsidR="00575BF9" w:rsidRDefault="00575BF9" w:rsidP="00481477">
            <w:pPr>
              <w:rPr>
                <w:sz w:val="18"/>
                <w:szCs w:val="18"/>
              </w:rPr>
            </w:pPr>
            <w:r>
              <w:rPr>
                <w:sz w:val="18"/>
                <w:szCs w:val="18"/>
              </w:rPr>
              <w:t>Achieve perfect orbit with wrong planet</w:t>
            </w:r>
          </w:p>
        </w:tc>
        <w:tc>
          <w:tcPr>
            <w:tcW w:w="897" w:type="dxa"/>
          </w:tcPr>
          <w:p w14:paraId="0ECCE592" w14:textId="77777777" w:rsidR="00575BF9" w:rsidRDefault="00575BF9" w:rsidP="00481477">
            <w:pPr>
              <w:rPr>
                <w:sz w:val="18"/>
                <w:szCs w:val="18"/>
              </w:rPr>
            </w:pPr>
            <w:r>
              <w:rPr>
                <w:sz w:val="18"/>
                <w:szCs w:val="18"/>
              </w:rPr>
              <w:t>5</w:t>
            </w:r>
          </w:p>
        </w:tc>
        <w:tc>
          <w:tcPr>
            <w:tcW w:w="2338" w:type="dxa"/>
          </w:tcPr>
          <w:p w14:paraId="658FD5EC" w14:textId="77777777" w:rsidR="00575BF9" w:rsidRDefault="00575BF9" w:rsidP="00481477">
            <w:pPr>
              <w:rPr>
                <w:sz w:val="18"/>
                <w:szCs w:val="18"/>
              </w:rPr>
            </w:pPr>
            <w:r w:rsidRPr="00950F35">
              <w:rPr>
                <w:sz w:val="18"/>
                <w:szCs w:val="18"/>
              </w:rPr>
              <w:t>device</w:t>
            </w:r>
          </w:p>
        </w:tc>
      </w:tr>
      <w:tr w:rsidR="00575BF9" w14:paraId="01D4DB23" w14:textId="77777777" w:rsidTr="00481477">
        <w:tc>
          <w:tcPr>
            <w:tcW w:w="2337" w:type="dxa"/>
          </w:tcPr>
          <w:p w14:paraId="0041AB93" w14:textId="77777777" w:rsidR="00575BF9" w:rsidRDefault="00575BF9" w:rsidP="00481477">
            <w:pPr>
              <w:rPr>
                <w:sz w:val="18"/>
                <w:szCs w:val="18"/>
              </w:rPr>
            </w:pPr>
            <w:r>
              <w:rPr>
                <w:sz w:val="18"/>
                <w:szCs w:val="18"/>
              </w:rPr>
              <w:t>Terminal Velocity</w:t>
            </w:r>
          </w:p>
        </w:tc>
        <w:tc>
          <w:tcPr>
            <w:tcW w:w="3778" w:type="dxa"/>
          </w:tcPr>
          <w:p w14:paraId="725FD395" w14:textId="28149BC8" w:rsidR="00575BF9" w:rsidRDefault="00575BF9" w:rsidP="00481477">
            <w:pPr>
              <w:rPr>
                <w:sz w:val="18"/>
                <w:szCs w:val="18"/>
              </w:rPr>
            </w:pPr>
            <w:r>
              <w:rPr>
                <w:sz w:val="18"/>
                <w:szCs w:val="18"/>
              </w:rPr>
              <w:t>Crash into Earth at maximum speed</w:t>
            </w:r>
          </w:p>
        </w:tc>
        <w:tc>
          <w:tcPr>
            <w:tcW w:w="897" w:type="dxa"/>
          </w:tcPr>
          <w:p w14:paraId="6144E946" w14:textId="77777777" w:rsidR="00575BF9" w:rsidRDefault="00575BF9" w:rsidP="00481477">
            <w:pPr>
              <w:rPr>
                <w:sz w:val="18"/>
                <w:szCs w:val="18"/>
              </w:rPr>
            </w:pPr>
            <w:r>
              <w:rPr>
                <w:sz w:val="18"/>
                <w:szCs w:val="18"/>
              </w:rPr>
              <w:t>10</w:t>
            </w:r>
          </w:p>
        </w:tc>
        <w:tc>
          <w:tcPr>
            <w:tcW w:w="2338" w:type="dxa"/>
          </w:tcPr>
          <w:p w14:paraId="2BB60B1B" w14:textId="77777777" w:rsidR="00575BF9" w:rsidRDefault="00575BF9" w:rsidP="00481477">
            <w:pPr>
              <w:rPr>
                <w:sz w:val="18"/>
                <w:szCs w:val="18"/>
              </w:rPr>
            </w:pPr>
            <w:r w:rsidRPr="00950F35">
              <w:rPr>
                <w:sz w:val="18"/>
                <w:szCs w:val="18"/>
              </w:rPr>
              <w:t>device</w:t>
            </w:r>
          </w:p>
        </w:tc>
      </w:tr>
      <w:tr w:rsidR="00575BF9" w14:paraId="49E75600" w14:textId="77777777" w:rsidTr="00481477">
        <w:tc>
          <w:tcPr>
            <w:tcW w:w="2337" w:type="dxa"/>
          </w:tcPr>
          <w:p w14:paraId="5DE77666" w14:textId="77777777" w:rsidR="00575BF9" w:rsidRPr="00887469" w:rsidRDefault="00575BF9" w:rsidP="00481477">
            <w:pPr>
              <w:rPr>
                <w:sz w:val="18"/>
                <w:szCs w:val="18"/>
              </w:rPr>
            </w:pPr>
            <w:r>
              <w:rPr>
                <w:sz w:val="18"/>
                <w:szCs w:val="18"/>
              </w:rPr>
              <w:t>Space Ace</w:t>
            </w:r>
          </w:p>
        </w:tc>
        <w:tc>
          <w:tcPr>
            <w:tcW w:w="3778" w:type="dxa"/>
          </w:tcPr>
          <w:p w14:paraId="13B6191A" w14:textId="77777777" w:rsidR="00575BF9" w:rsidRPr="00887469" w:rsidRDefault="00575BF9" w:rsidP="00481477">
            <w:pPr>
              <w:rPr>
                <w:sz w:val="18"/>
                <w:szCs w:val="18"/>
              </w:rPr>
            </w:pPr>
            <w:r>
              <w:rPr>
                <w:sz w:val="18"/>
                <w:szCs w:val="18"/>
              </w:rPr>
              <w:t>Play and win Gravity 10 times</w:t>
            </w:r>
          </w:p>
        </w:tc>
        <w:tc>
          <w:tcPr>
            <w:tcW w:w="897" w:type="dxa"/>
          </w:tcPr>
          <w:p w14:paraId="4BEDB018" w14:textId="77777777" w:rsidR="00575BF9" w:rsidRPr="00887469" w:rsidRDefault="00575BF9" w:rsidP="00481477">
            <w:pPr>
              <w:rPr>
                <w:sz w:val="18"/>
                <w:szCs w:val="18"/>
              </w:rPr>
            </w:pPr>
            <w:r>
              <w:rPr>
                <w:sz w:val="18"/>
                <w:szCs w:val="18"/>
              </w:rPr>
              <w:t>30</w:t>
            </w:r>
          </w:p>
        </w:tc>
        <w:tc>
          <w:tcPr>
            <w:tcW w:w="2338" w:type="dxa"/>
          </w:tcPr>
          <w:p w14:paraId="788964A7" w14:textId="77777777" w:rsidR="00575BF9" w:rsidRPr="00887469" w:rsidRDefault="00575BF9" w:rsidP="00481477">
            <w:pPr>
              <w:rPr>
                <w:sz w:val="18"/>
                <w:szCs w:val="18"/>
              </w:rPr>
            </w:pPr>
            <w:r>
              <w:rPr>
                <w:sz w:val="18"/>
                <w:szCs w:val="18"/>
              </w:rPr>
              <w:t>device</w:t>
            </w:r>
          </w:p>
        </w:tc>
      </w:tr>
      <w:tr w:rsidR="00575BF9" w14:paraId="3D238B46" w14:textId="77777777" w:rsidTr="00481477">
        <w:tc>
          <w:tcPr>
            <w:tcW w:w="2337" w:type="dxa"/>
          </w:tcPr>
          <w:p w14:paraId="4ADB173D" w14:textId="77777777" w:rsidR="00575BF9" w:rsidRPr="00887469" w:rsidRDefault="00575BF9" w:rsidP="00481477">
            <w:pPr>
              <w:rPr>
                <w:sz w:val="18"/>
                <w:szCs w:val="18"/>
              </w:rPr>
            </w:pPr>
            <w:r>
              <w:rPr>
                <w:sz w:val="18"/>
                <w:szCs w:val="18"/>
              </w:rPr>
              <w:t>Land Speed Record</w:t>
            </w:r>
          </w:p>
        </w:tc>
        <w:tc>
          <w:tcPr>
            <w:tcW w:w="3778" w:type="dxa"/>
          </w:tcPr>
          <w:p w14:paraId="521765D0" w14:textId="77777777" w:rsidR="00575BF9" w:rsidRPr="00887469" w:rsidRDefault="00575BF9" w:rsidP="00481477">
            <w:pPr>
              <w:rPr>
                <w:sz w:val="18"/>
                <w:szCs w:val="18"/>
              </w:rPr>
            </w:pPr>
            <w:r>
              <w:rPr>
                <w:sz w:val="18"/>
                <w:szCs w:val="18"/>
              </w:rPr>
              <w:t>Land on Earth on first try</w:t>
            </w:r>
          </w:p>
        </w:tc>
        <w:tc>
          <w:tcPr>
            <w:tcW w:w="897" w:type="dxa"/>
          </w:tcPr>
          <w:p w14:paraId="66A9B08E" w14:textId="77777777" w:rsidR="00575BF9" w:rsidRPr="00887469" w:rsidRDefault="00575BF9" w:rsidP="00481477">
            <w:pPr>
              <w:rPr>
                <w:sz w:val="18"/>
                <w:szCs w:val="18"/>
              </w:rPr>
            </w:pPr>
            <w:r>
              <w:rPr>
                <w:sz w:val="18"/>
                <w:szCs w:val="18"/>
              </w:rPr>
              <w:t>40</w:t>
            </w:r>
          </w:p>
        </w:tc>
        <w:tc>
          <w:tcPr>
            <w:tcW w:w="2338" w:type="dxa"/>
          </w:tcPr>
          <w:p w14:paraId="16E7292E" w14:textId="77777777" w:rsidR="00575BF9" w:rsidRPr="00887469" w:rsidRDefault="00575BF9" w:rsidP="00481477">
            <w:pPr>
              <w:rPr>
                <w:sz w:val="18"/>
                <w:szCs w:val="18"/>
              </w:rPr>
            </w:pPr>
            <w:r w:rsidRPr="00950F35">
              <w:rPr>
                <w:sz w:val="18"/>
                <w:szCs w:val="18"/>
              </w:rPr>
              <w:t>device</w:t>
            </w:r>
          </w:p>
        </w:tc>
      </w:tr>
      <w:tr w:rsidR="00575BF9" w14:paraId="78DF3CDA" w14:textId="77777777" w:rsidTr="00481477">
        <w:tc>
          <w:tcPr>
            <w:tcW w:w="2337" w:type="dxa"/>
          </w:tcPr>
          <w:p w14:paraId="17A2D3CD" w14:textId="77777777" w:rsidR="00575BF9" w:rsidRPr="00887469" w:rsidRDefault="00575BF9" w:rsidP="00481477">
            <w:pPr>
              <w:rPr>
                <w:sz w:val="18"/>
                <w:szCs w:val="18"/>
              </w:rPr>
            </w:pPr>
            <w:r>
              <w:rPr>
                <w:sz w:val="18"/>
                <w:szCs w:val="18"/>
              </w:rPr>
              <w:t>Boomerang</w:t>
            </w:r>
          </w:p>
        </w:tc>
        <w:tc>
          <w:tcPr>
            <w:tcW w:w="3778" w:type="dxa"/>
          </w:tcPr>
          <w:p w14:paraId="5CA40B01" w14:textId="77777777" w:rsidR="00575BF9" w:rsidRPr="00887469" w:rsidRDefault="00575BF9" w:rsidP="00481477">
            <w:pPr>
              <w:rPr>
                <w:sz w:val="18"/>
                <w:szCs w:val="18"/>
              </w:rPr>
            </w:pPr>
            <w:r>
              <w:rPr>
                <w:sz w:val="18"/>
                <w:szCs w:val="18"/>
              </w:rPr>
              <w:t>End up at the same point where you started</w:t>
            </w:r>
          </w:p>
        </w:tc>
        <w:tc>
          <w:tcPr>
            <w:tcW w:w="897" w:type="dxa"/>
          </w:tcPr>
          <w:p w14:paraId="1C4713A9" w14:textId="77777777" w:rsidR="00575BF9" w:rsidRPr="00887469" w:rsidRDefault="00575BF9" w:rsidP="00481477">
            <w:pPr>
              <w:rPr>
                <w:sz w:val="18"/>
                <w:szCs w:val="18"/>
              </w:rPr>
            </w:pPr>
            <w:r>
              <w:rPr>
                <w:sz w:val="18"/>
                <w:szCs w:val="18"/>
              </w:rPr>
              <w:t>50</w:t>
            </w:r>
          </w:p>
        </w:tc>
        <w:tc>
          <w:tcPr>
            <w:tcW w:w="2338" w:type="dxa"/>
          </w:tcPr>
          <w:p w14:paraId="6DC9FC41" w14:textId="77777777" w:rsidR="00575BF9" w:rsidRPr="00887469" w:rsidRDefault="00575BF9" w:rsidP="00481477">
            <w:pPr>
              <w:rPr>
                <w:sz w:val="18"/>
                <w:szCs w:val="18"/>
              </w:rPr>
            </w:pPr>
            <w:r w:rsidRPr="00950F35">
              <w:rPr>
                <w:sz w:val="18"/>
                <w:szCs w:val="18"/>
              </w:rPr>
              <w:t>device</w:t>
            </w:r>
          </w:p>
        </w:tc>
      </w:tr>
    </w:tbl>
    <w:p w14:paraId="272E5F1F" w14:textId="77777777" w:rsidR="00575BF9" w:rsidRDefault="00575BF9" w:rsidP="00575BF9"/>
    <w:tbl>
      <w:tblPr>
        <w:tblStyle w:val="TableGrid"/>
        <w:tblW w:w="0" w:type="auto"/>
        <w:tblLook w:val="04A0" w:firstRow="1" w:lastRow="0" w:firstColumn="1" w:lastColumn="0" w:noHBand="0" w:noVBand="1"/>
      </w:tblPr>
      <w:tblGrid>
        <w:gridCol w:w="2337"/>
        <w:gridCol w:w="3778"/>
        <w:gridCol w:w="897"/>
        <w:gridCol w:w="2338"/>
      </w:tblGrid>
      <w:tr w:rsidR="00575BF9" w14:paraId="69757541" w14:textId="77777777" w:rsidTr="00481477">
        <w:tc>
          <w:tcPr>
            <w:tcW w:w="9350" w:type="dxa"/>
            <w:gridSpan w:val="4"/>
            <w:tcBorders>
              <w:bottom w:val="single" w:sz="4" w:space="0" w:color="auto"/>
            </w:tcBorders>
            <w:shd w:val="clear" w:color="auto" w:fill="538135" w:themeFill="accent6" w:themeFillShade="BF"/>
          </w:tcPr>
          <w:p w14:paraId="3903FFB4" w14:textId="77777777" w:rsidR="00575BF9" w:rsidRPr="00887469" w:rsidRDefault="00575BF9" w:rsidP="00481477">
            <w:pPr>
              <w:rPr>
                <w:color w:val="FFFFFF" w:themeColor="background1"/>
                <w:sz w:val="22"/>
                <w:szCs w:val="22"/>
              </w:rPr>
            </w:pPr>
            <w:r>
              <w:rPr>
                <w:color w:val="FFFFFF" w:themeColor="background1"/>
                <w:sz w:val="22"/>
                <w:szCs w:val="22"/>
              </w:rPr>
              <w:t>Conversation</w:t>
            </w:r>
          </w:p>
        </w:tc>
      </w:tr>
      <w:tr w:rsidR="00575BF9" w14:paraId="6BD657D7" w14:textId="77777777" w:rsidTr="00481477">
        <w:tc>
          <w:tcPr>
            <w:tcW w:w="2337" w:type="dxa"/>
            <w:shd w:val="clear" w:color="auto" w:fill="A8D08D" w:themeFill="accent6" w:themeFillTint="99"/>
          </w:tcPr>
          <w:p w14:paraId="5A2028C9" w14:textId="77777777" w:rsidR="00575BF9" w:rsidRPr="00887469" w:rsidRDefault="00575BF9" w:rsidP="00481477">
            <w:pPr>
              <w:jc w:val="center"/>
              <w:rPr>
                <w:sz w:val="20"/>
                <w:szCs w:val="20"/>
              </w:rPr>
            </w:pPr>
            <w:r>
              <w:rPr>
                <w:sz w:val="20"/>
                <w:szCs w:val="20"/>
              </w:rPr>
              <w:t>Name</w:t>
            </w:r>
          </w:p>
        </w:tc>
        <w:tc>
          <w:tcPr>
            <w:tcW w:w="3778" w:type="dxa"/>
            <w:shd w:val="clear" w:color="auto" w:fill="A8D08D" w:themeFill="accent6" w:themeFillTint="99"/>
          </w:tcPr>
          <w:p w14:paraId="1EC98F9F" w14:textId="77777777" w:rsidR="00575BF9" w:rsidRPr="00887469" w:rsidRDefault="00575BF9" w:rsidP="00481477">
            <w:pPr>
              <w:jc w:val="center"/>
              <w:rPr>
                <w:sz w:val="20"/>
                <w:szCs w:val="20"/>
              </w:rPr>
            </w:pPr>
            <w:r>
              <w:rPr>
                <w:sz w:val="20"/>
                <w:szCs w:val="20"/>
              </w:rPr>
              <w:t>Achievement</w:t>
            </w:r>
          </w:p>
        </w:tc>
        <w:tc>
          <w:tcPr>
            <w:tcW w:w="897" w:type="dxa"/>
            <w:shd w:val="clear" w:color="auto" w:fill="A8D08D" w:themeFill="accent6" w:themeFillTint="99"/>
          </w:tcPr>
          <w:p w14:paraId="3597901E" w14:textId="77777777" w:rsidR="00575BF9" w:rsidRPr="00887469" w:rsidRDefault="00575BF9" w:rsidP="00481477">
            <w:pPr>
              <w:jc w:val="center"/>
              <w:rPr>
                <w:sz w:val="20"/>
                <w:szCs w:val="20"/>
              </w:rPr>
            </w:pPr>
            <w:r>
              <w:rPr>
                <w:sz w:val="20"/>
                <w:szCs w:val="20"/>
              </w:rPr>
              <w:t>IQ pts</w:t>
            </w:r>
          </w:p>
        </w:tc>
        <w:tc>
          <w:tcPr>
            <w:tcW w:w="2338" w:type="dxa"/>
            <w:shd w:val="clear" w:color="auto" w:fill="A8D08D" w:themeFill="accent6" w:themeFillTint="99"/>
          </w:tcPr>
          <w:p w14:paraId="1280A212" w14:textId="77777777" w:rsidR="00575BF9" w:rsidRPr="00887469" w:rsidRDefault="00575BF9" w:rsidP="00481477">
            <w:pPr>
              <w:jc w:val="center"/>
              <w:rPr>
                <w:sz w:val="20"/>
                <w:szCs w:val="20"/>
              </w:rPr>
            </w:pPr>
            <w:r>
              <w:rPr>
                <w:sz w:val="20"/>
                <w:szCs w:val="20"/>
              </w:rPr>
              <w:t>Badge Type</w:t>
            </w:r>
          </w:p>
        </w:tc>
      </w:tr>
      <w:tr w:rsidR="00575BF9" w14:paraId="7F77506B" w14:textId="77777777" w:rsidTr="00481477">
        <w:tc>
          <w:tcPr>
            <w:tcW w:w="2337" w:type="dxa"/>
          </w:tcPr>
          <w:p w14:paraId="18F4C201" w14:textId="77777777" w:rsidR="00575BF9" w:rsidRPr="00887469" w:rsidRDefault="00575BF9" w:rsidP="00481477">
            <w:pPr>
              <w:rPr>
                <w:sz w:val="18"/>
                <w:szCs w:val="18"/>
              </w:rPr>
            </w:pPr>
            <w:r>
              <w:rPr>
                <w:sz w:val="18"/>
                <w:szCs w:val="18"/>
              </w:rPr>
              <w:t>Conversationalist</w:t>
            </w:r>
          </w:p>
        </w:tc>
        <w:tc>
          <w:tcPr>
            <w:tcW w:w="3778" w:type="dxa"/>
          </w:tcPr>
          <w:p w14:paraId="00C34D40" w14:textId="77777777" w:rsidR="00575BF9" w:rsidRPr="00887469" w:rsidRDefault="00575BF9" w:rsidP="00481477">
            <w:pPr>
              <w:rPr>
                <w:sz w:val="18"/>
                <w:szCs w:val="18"/>
              </w:rPr>
            </w:pPr>
            <w:r>
              <w:rPr>
                <w:sz w:val="18"/>
                <w:szCs w:val="18"/>
              </w:rPr>
              <w:t>Initiate a conversation with Einstein</w:t>
            </w:r>
          </w:p>
        </w:tc>
        <w:tc>
          <w:tcPr>
            <w:tcW w:w="897" w:type="dxa"/>
          </w:tcPr>
          <w:p w14:paraId="5F773C28" w14:textId="77777777" w:rsidR="00575BF9" w:rsidRPr="00887469" w:rsidRDefault="00575BF9" w:rsidP="00481477">
            <w:pPr>
              <w:rPr>
                <w:sz w:val="18"/>
                <w:szCs w:val="18"/>
              </w:rPr>
            </w:pPr>
            <w:r>
              <w:rPr>
                <w:sz w:val="18"/>
                <w:szCs w:val="18"/>
              </w:rPr>
              <w:t>5</w:t>
            </w:r>
          </w:p>
        </w:tc>
        <w:tc>
          <w:tcPr>
            <w:tcW w:w="2338" w:type="dxa"/>
          </w:tcPr>
          <w:p w14:paraId="7C4BB54D" w14:textId="77777777" w:rsidR="00575BF9" w:rsidRPr="00887469" w:rsidRDefault="00575BF9" w:rsidP="00481477">
            <w:pPr>
              <w:rPr>
                <w:sz w:val="18"/>
                <w:szCs w:val="18"/>
              </w:rPr>
            </w:pPr>
            <w:r>
              <w:rPr>
                <w:sz w:val="18"/>
                <w:szCs w:val="18"/>
              </w:rPr>
              <w:t>base</w:t>
            </w:r>
          </w:p>
        </w:tc>
      </w:tr>
      <w:tr w:rsidR="00575BF9" w14:paraId="557B0CC3" w14:textId="77777777" w:rsidTr="00481477">
        <w:tc>
          <w:tcPr>
            <w:tcW w:w="2337" w:type="dxa"/>
          </w:tcPr>
          <w:p w14:paraId="1F55060B" w14:textId="77777777" w:rsidR="00575BF9" w:rsidRPr="00887469" w:rsidRDefault="00575BF9" w:rsidP="00481477">
            <w:pPr>
              <w:rPr>
                <w:sz w:val="18"/>
                <w:szCs w:val="18"/>
              </w:rPr>
            </w:pPr>
            <w:r>
              <w:rPr>
                <w:sz w:val="18"/>
                <w:szCs w:val="18"/>
              </w:rPr>
              <w:t>Talking Heads</w:t>
            </w:r>
          </w:p>
        </w:tc>
        <w:tc>
          <w:tcPr>
            <w:tcW w:w="3778" w:type="dxa"/>
          </w:tcPr>
          <w:p w14:paraId="1BD5A080" w14:textId="77777777" w:rsidR="00575BF9" w:rsidRPr="00887469" w:rsidRDefault="00575BF9" w:rsidP="00481477">
            <w:pPr>
              <w:rPr>
                <w:sz w:val="18"/>
                <w:szCs w:val="18"/>
              </w:rPr>
            </w:pPr>
            <w:r>
              <w:rPr>
                <w:sz w:val="18"/>
                <w:szCs w:val="18"/>
              </w:rPr>
              <w:t>Fill out your bio by answering Einstein’s questions</w:t>
            </w:r>
          </w:p>
        </w:tc>
        <w:tc>
          <w:tcPr>
            <w:tcW w:w="897" w:type="dxa"/>
          </w:tcPr>
          <w:p w14:paraId="6D7B136E" w14:textId="77777777" w:rsidR="00575BF9" w:rsidRPr="00887469" w:rsidRDefault="00575BF9" w:rsidP="00481477">
            <w:pPr>
              <w:rPr>
                <w:sz w:val="18"/>
                <w:szCs w:val="18"/>
              </w:rPr>
            </w:pPr>
            <w:r>
              <w:rPr>
                <w:sz w:val="18"/>
                <w:szCs w:val="18"/>
              </w:rPr>
              <w:t>10</w:t>
            </w:r>
          </w:p>
        </w:tc>
        <w:tc>
          <w:tcPr>
            <w:tcW w:w="2338" w:type="dxa"/>
          </w:tcPr>
          <w:p w14:paraId="25A5675C" w14:textId="77777777" w:rsidR="00575BF9" w:rsidRPr="00887469" w:rsidRDefault="00575BF9" w:rsidP="00481477">
            <w:pPr>
              <w:rPr>
                <w:sz w:val="18"/>
                <w:szCs w:val="18"/>
              </w:rPr>
            </w:pPr>
            <w:r w:rsidRPr="00084296">
              <w:rPr>
                <w:sz w:val="18"/>
                <w:szCs w:val="18"/>
              </w:rPr>
              <w:t>device</w:t>
            </w:r>
          </w:p>
        </w:tc>
      </w:tr>
      <w:tr w:rsidR="00575BF9" w14:paraId="59948CCB" w14:textId="77777777" w:rsidTr="00481477">
        <w:tc>
          <w:tcPr>
            <w:tcW w:w="2337" w:type="dxa"/>
          </w:tcPr>
          <w:p w14:paraId="6CA57499" w14:textId="77777777" w:rsidR="00575BF9" w:rsidRPr="00887469" w:rsidRDefault="00575BF9" w:rsidP="00481477">
            <w:pPr>
              <w:rPr>
                <w:sz w:val="18"/>
                <w:szCs w:val="18"/>
              </w:rPr>
            </w:pPr>
            <w:r>
              <w:rPr>
                <w:sz w:val="18"/>
                <w:szCs w:val="18"/>
              </w:rPr>
              <w:t>Instant Replay</w:t>
            </w:r>
          </w:p>
        </w:tc>
        <w:tc>
          <w:tcPr>
            <w:tcW w:w="3778" w:type="dxa"/>
          </w:tcPr>
          <w:p w14:paraId="2276F0AB" w14:textId="77777777" w:rsidR="00575BF9" w:rsidRPr="00887469" w:rsidRDefault="00575BF9" w:rsidP="00481477">
            <w:pPr>
              <w:rPr>
                <w:sz w:val="18"/>
                <w:szCs w:val="18"/>
              </w:rPr>
            </w:pPr>
            <w:r>
              <w:rPr>
                <w:sz w:val="18"/>
                <w:szCs w:val="18"/>
              </w:rPr>
              <w:t>Repeat Einstein’s last sentence back to him perfectly</w:t>
            </w:r>
          </w:p>
        </w:tc>
        <w:tc>
          <w:tcPr>
            <w:tcW w:w="897" w:type="dxa"/>
          </w:tcPr>
          <w:p w14:paraId="47FB96EE" w14:textId="77777777" w:rsidR="00575BF9" w:rsidRPr="00887469" w:rsidRDefault="00575BF9" w:rsidP="00481477">
            <w:pPr>
              <w:rPr>
                <w:sz w:val="18"/>
                <w:szCs w:val="18"/>
              </w:rPr>
            </w:pPr>
            <w:r>
              <w:rPr>
                <w:sz w:val="18"/>
                <w:szCs w:val="18"/>
              </w:rPr>
              <w:t>30</w:t>
            </w:r>
          </w:p>
        </w:tc>
        <w:tc>
          <w:tcPr>
            <w:tcW w:w="2338" w:type="dxa"/>
          </w:tcPr>
          <w:p w14:paraId="19D9F4E4" w14:textId="77777777" w:rsidR="00575BF9" w:rsidRPr="00887469" w:rsidRDefault="00575BF9" w:rsidP="00481477">
            <w:pPr>
              <w:rPr>
                <w:sz w:val="18"/>
                <w:szCs w:val="18"/>
              </w:rPr>
            </w:pPr>
            <w:r w:rsidRPr="00084296">
              <w:rPr>
                <w:sz w:val="18"/>
                <w:szCs w:val="18"/>
              </w:rPr>
              <w:t>device</w:t>
            </w:r>
          </w:p>
        </w:tc>
      </w:tr>
      <w:tr w:rsidR="00575BF9" w14:paraId="527A7631" w14:textId="77777777" w:rsidTr="00481477">
        <w:tc>
          <w:tcPr>
            <w:tcW w:w="2337" w:type="dxa"/>
          </w:tcPr>
          <w:p w14:paraId="32EA29E7" w14:textId="77777777" w:rsidR="00575BF9" w:rsidRPr="00887469" w:rsidRDefault="00575BF9" w:rsidP="00481477">
            <w:pPr>
              <w:rPr>
                <w:sz w:val="18"/>
                <w:szCs w:val="18"/>
              </w:rPr>
            </w:pPr>
            <w:r>
              <w:rPr>
                <w:sz w:val="18"/>
                <w:szCs w:val="18"/>
              </w:rPr>
              <w:t>Never-ending Story</w:t>
            </w:r>
          </w:p>
        </w:tc>
        <w:tc>
          <w:tcPr>
            <w:tcW w:w="3778" w:type="dxa"/>
          </w:tcPr>
          <w:p w14:paraId="5C565ACF" w14:textId="77777777" w:rsidR="00575BF9" w:rsidRPr="00887469" w:rsidRDefault="00575BF9" w:rsidP="00481477">
            <w:pPr>
              <w:rPr>
                <w:sz w:val="18"/>
                <w:szCs w:val="18"/>
              </w:rPr>
            </w:pPr>
            <w:r>
              <w:rPr>
                <w:sz w:val="18"/>
                <w:szCs w:val="18"/>
              </w:rPr>
              <w:t>Sit through Einstein’s longest story without interruption</w:t>
            </w:r>
          </w:p>
        </w:tc>
        <w:tc>
          <w:tcPr>
            <w:tcW w:w="897" w:type="dxa"/>
          </w:tcPr>
          <w:p w14:paraId="77E69382" w14:textId="77777777" w:rsidR="00575BF9" w:rsidRPr="00887469" w:rsidRDefault="00575BF9" w:rsidP="00481477">
            <w:pPr>
              <w:rPr>
                <w:sz w:val="18"/>
                <w:szCs w:val="18"/>
              </w:rPr>
            </w:pPr>
            <w:r>
              <w:rPr>
                <w:sz w:val="18"/>
                <w:szCs w:val="18"/>
              </w:rPr>
              <w:t>40</w:t>
            </w:r>
          </w:p>
        </w:tc>
        <w:tc>
          <w:tcPr>
            <w:tcW w:w="2338" w:type="dxa"/>
          </w:tcPr>
          <w:p w14:paraId="63B5DA09" w14:textId="77777777" w:rsidR="00575BF9" w:rsidRPr="00887469" w:rsidRDefault="00575BF9" w:rsidP="00481477">
            <w:pPr>
              <w:rPr>
                <w:sz w:val="18"/>
                <w:szCs w:val="18"/>
              </w:rPr>
            </w:pPr>
            <w:r w:rsidRPr="00084296">
              <w:rPr>
                <w:sz w:val="18"/>
                <w:szCs w:val="18"/>
              </w:rPr>
              <w:t>device</w:t>
            </w:r>
          </w:p>
        </w:tc>
      </w:tr>
      <w:tr w:rsidR="00575BF9" w14:paraId="6B07B698" w14:textId="77777777" w:rsidTr="00481477">
        <w:tc>
          <w:tcPr>
            <w:tcW w:w="2337" w:type="dxa"/>
          </w:tcPr>
          <w:p w14:paraId="3F15175C" w14:textId="77777777" w:rsidR="00575BF9" w:rsidRPr="00887469" w:rsidRDefault="00575BF9" w:rsidP="00481477">
            <w:pPr>
              <w:rPr>
                <w:sz w:val="18"/>
                <w:szCs w:val="18"/>
              </w:rPr>
            </w:pPr>
            <w:r>
              <w:rPr>
                <w:sz w:val="18"/>
                <w:szCs w:val="18"/>
              </w:rPr>
              <w:t>Puppet Master</w:t>
            </w:r>
          </w:p>
        </w:tc>
        <w:tc>
          <w:tcPr>
            <w:tcW w:w="3778" w:type="dxa"/>
          </w:tcPr>
          <w:p w14:paraId="272DEAEE" w14:textId="77777777" w:rsidR="00575BF9" w:rsidRPr="00887469" w:rsidRDefault="00575BF9" w:rsidP="00481477">
            <w:pPr>
              <w:rPr>
                <w:sz w:val="18"/>
                <w:szCs w:val="18"/>
              </w:rPr>
            </w:pPr>
            <w:r>
              <w:rPr>
                <w:sz w:val="18"/>
                <w:szCs w:val="18"/>
              </w:rPr>
              <w:t>Trick Einstein into saying “Rhubarb”</w:t>
            </w:r>
          </w:p>
        </w:tc>
        <w:tc>
          <w:tcPr>
            <w:tcW w:w="897" w:type="dxa"/>
          </w:tcPr>
          <w:p w14:paraId="279A8361" w14:textId="77777777" w:rsidR="00575BF9" w:rsidRPr="00887469" w:rsidRDefault="00575BF9" w:rsidP="00481477">
            <w:pPr>
              <w:rPr>
                <w:sz w:val="18"/>
                <w:szCs w:val="18"/>
              </w:rPr>
            </w:pPr>
            <w:r>
              <w:rPr>
                <w:sz w:val="18"/>
                <w:szCs w:val="18"/>
              </w:rPr>
              <w:t>50</w:t>
            </w:r>
          </w:p>
        </w:tc>
        <w:tc>
          <w:tcPr>
            <w:tcW w:w="2338" w:type="dxa"/>
          </w:tcPr>
          <w:p w14:paraId="6DAEEEB0" w14:textId="77777777" w:rsidR="00575BF9" w:rsidRPr="00887469" w:rsidRDefault="00575BF9" w:rsidP="00481477">
            <w:pPr>
              <w:rPr>
                <w:sz w:val="18"/>
                <w:szCs w:val="18"/>
              </w:rPr>
            </w:pPr>
            <w:r w:rsidRPr="00084296">
              <w:rPr>
                <w:sz w:val="18"/>
                <w:szCs w:val="18"/>
              </w:rPr>
              <w:t>device</w:t>
            </w:r>
          </w:p>
        </w:tc>
      </w:tr>
      <w:tr w:rsidR="00575BF9" w14:paraId="65B99BA9" w14:textId="77777777" w:rsidTr="00481477">
        <w:tc>
          <w:tcPr>
            <w:tcW w:w="2337" w:type="dxa"/>
          </w:tcPr>
          <w:p w14:paraId="21F4CB59" w14:textId="77777777" w:rsidR="00575BF9" w:rsidRPr="00887469" w:rsidRDefault="00575BF9" w:rsidP="00481477">
            <w:pPr>
              <w:rPr>
                <w:sz w:val="18"/>
                <w:szCs w:val="18"/>
              </w:rPr>
            </w:pPr>
            <w:r>
              <w:rPr>
                <w:sz w:val="18"/>
                <w:szCs w:val="18"/>
              </w:rPr>
              <w:t>Inquisitor</w:t>
            </w:r>
          </w:p>
        </w:tc>
        <w:tc>
          <w:tcPr>
            <w:tcW w:w="3778" w:type="dxa"/>
          </w:tcPr>
          <w:p w14:paraId="4729DEFD" w14:textId="77777777" w:rsidR="00575BF9" w:rsidRPr="00887469" w:rsidRDefault="00575BF9" w:rsidP="00481477">
            <w:pPr>
              <w:rPr>
                <w:sz w:val="18"/>
                <w:szCs w:val="18"/>
              </w:rPr>
            </w:pPr>
            <w:r>
              <w:rPr>
                <w:sz w:val="18"/>
                <w:szCs w:val="18"/>
              </w:rPr>
              <w:t>Ask Einstein 50 questions</w:t>
            </w:r>
          </w:p>
        </w:tc>
        <w:tc>
          <w:tcPr>
            <w:tcW w:w="897" w:type="dxa"/>
          </w:tcPr>
          <w:p w14:paraId="2C5C5898" w14:textId="77777777" w:rsidR="00575BF9" w:rsidRPr="00887469" w:rsidRDefault="00575BF9" w:rsidP="00481477">
            <w:pPr>
              <w:rPr>
                <w:sz w:val="18"/>
                <w:szCs w:val="18"/>
              </w:rPr>
            </w:pPr>
            <w:r>
              <w:rPr>
                <w:sz w:val="18"/>
                <w:szCs w:val="18"/>
              </w:rPr>
              <w:t>50</w:t>
            </w:r>
          </w:p>
        </w:tc>
        <w:tc>
          <w:tcPr>
            <w:tcW w:w="2338" w:type="dxa"/>
          </w:tcPr>
          <w:p w14:paraId="6DBF7A09" w14:textId="77777777" w:rsidR="00575BF9" w:rsidRPr="00084296" w:rsidRDefault="00575BF9" w:rsidP="00481477">
            <w:pPr>
              <w:rPr>
                <w:sz w:val="18"/>
                <w:szCs w:val="18"/>
              </w:rPr>
            </w:pPr>
            <w:r>
              <w:rPr>
                <w:sz w:val="18"/>
                <w:szCs w:val="18"/>
              </w:rPr>
              <w:t>device</w:t>
            </w:r>
          </w:p>
        </w:tc>
      </w:tr>
    </w:tbl>
    <w:p w14:paraId="1C958DEB" w14:textId="77777777" w:rsidR="00575BF9" w:rsidRDefault="00575BF9" w:rsidP="00575BF9"/>
    <w:tbl>
      <w:tblPr>
        <w:tblStyle w:val="TableGrid"/>
        <w:tblW w:w="0" w:type="auto"/>
        <w:tblLook w:val="04A0" w:firstRow="1" w:lastRow="0" w:firstColumn="1" w:lastColumn="0" w:noHBand="0" w:noVBand="1"/>
      </w:tblPr>
      <w:tblGrid>
        <w:gridCol w:w="2337"/>
        <w:gridCol w:w="3778"/>
        <w:gridCol w:w="897"/>
        <w:gridCol w:w="2338"/>
      </w:tblGrid>
      <w:tr w:rsidR="00575BF9" w14:paraId="2999022E" w14:textId="77777777" w:rsidTr="00481477">
        <w:tc>
          <w:tcPr>
            <w:tcW w:w="9350" w:type="dxa"/>
            <w:gridSpan w:val="4"/>
            <w:tcBorders>
              <w:bottom w:val="single" w:sz="4" w:space="0" w:color="auto"/>
            </w:tcBorders>
            <w:shd w:val="clear" w:color="auto" w:fill="538135" w:themeFill="accent6" w:themeFillShade="BF"/>
          </w:tcPr>
          <w:p w14:paraId="30723CF3" w14:textId="77777777" w:rsidR="00575BF9" w:rsidRPr="00887469" w:rsidRDefault="00575BF9" w:rsidP="00481477">
            <w:pPr>
              <w:rPr>
                <w:color w:val="FFFFFF" w:themeColor="background1"/>
                <w:sz w:val="22"/>
                <w:szCs w:val="22"/>
              </w:rPr>
            </w:pPr>
            <w:r>
              <w:rPr>
                <w:color w:val="FFFFFF" w:themeColor="background1"/>
                <w:sz w:val="22"/>
                <w:szCs w:val="22"/>
              </w:rPr>
              <w:t>Special</w:t>
            </w:r>
          </w:p>
        </w:tc>
      </w:tr>
      <w:tr w:rsidR="00575BF9" w14:paraId="2E4695F1" w14:textId="77777777" w:rsidTr="00481477">
        <w:tc>
          <w:tcPr>
            <w:tcW w:w="2337" w:type="dxa"/>
            <w:shd w:val="clear" w:color="auto" w:fill="A8D08D" w:themeFill="accent6" w:themeFillTint="99"/>
          </w:tcPr>
          <w:p w14:paraId="6DF5789F" w14:textId="77777777" w:rsidR="00575BF9" w:rsidRPr="00887469" w:rsidRDefault="00575BF9" w:rsidP="00481477">
            <w:pPr>
              <w:jc w:val="center"/>
              <w:rPr>
                <w:sz w:val="20"/>
                <w:szCs w:val="20"/>
              </w:rPr>
            </w:pPr>
            <w:r>
              <w:rPr>
                <w:sz w:val="20"/>
                <w:szCs w:val="20"/>
              </w:rPr>
              <w:t>Name</w:t>
            </w:r>
          </w:p>
        </w:tc>
        <w:tc>
          <w:tcPr>
            <w:tcW w:w="3778" w:type="dxa"/>
            <w:shd w:val="clear" w:color="auto" w:fill="A8D08D" w:themeFill="accent6" w:themeFillTint="99"/>
          </w:tcPr>
          <w:p w14:paraId="7D216AC3" w14:textId="77777777" w:rsidR="00575BF9" w:rsidRPr="00887469" w:rsidRDefault="00575BF9" w:rsidP="00481477">
            <w:pPr>
              <w:jc w:val="center"/>
              <w:rPr>
                <w:sz w:val="20"/>
                <w:szCs w:val="20"/>
              </w:rPr>
            </w:pPr>
            <w:r>
              <w:rPr>
                <w:sz w:val="20"/>
                <w:szCs w:val="20"/>
              </w:rPr>
              <w:t>Achievement</w:t>
            </w:r>
          </w:p>
        </w:tc>
        <w:tc>
          <w:tcPr>
            <w:tcW w:w="897" w:type="dxa"/>
            <w:shd w:val="clear" w:color="auto" w:fill="A8D08D" w:themeFill="accent6" w:themeFillTint="99"/>
          </w:tcPr>
          <w:p w14:paraId="0609B68D" w14:textId="77777777" w:rsidR="00575BF9" w:rsidRPr="00887469" w:rsidRDefault="00575BF9" w:rsidP="00481477">
            <w:pPr>
              <w:jc w:val="center"/>
              <w:rPr>
                <w:sz w:val="20"/>
                <w:szCs w:val="20"/>
              </w:rPr>
            </w:pPr>
            <w:r>
              <w:rPr>
                <w:sz w:val="20"/>
                <w:szCs w:val="20"/>
              </w:rPr>
              <w:t>IQ pts</w:t>
            </w:r>
          </w:p>
        </w:tc>
        <w:tc>
          <w:tcPr>
            <w:tcW w:w="2338" w:type="dxa"/>
            <w:shd w:val="clear" w:color="auto" w:fill="A8D08D" w:themeFill="accent6" w:themeFillTint="99"/>
          </w:tcPr>
          <w:p w14:paraId="3DACEE81" w14:textId="77777777" w:rsidR="00575BF9" w:rsidRPr="00887469" w:rsidRDefault="00575BF9" w:rsidP="00481477">
            <w:pPr>
              <w:jc w:val="center"/>
              <w:rPr>
                <w:sz w:val="20"/>
                <w:szCs w:val="20"/>
              </w:rPr>
            </w:pPr>
            <w:r>
              <w:rPr>
                <w:sz w:val="20"/>
                <w:szCs w:val="20"/>
              </w:rPr>
              <w:t>Badge Type</w:t>
            </w:r>
          </w:p>
        </w:tc>
      </w:tr>
      <w:tr w:rsidR="00575BF9" w14:paraId="055D2315" w14:textId="77777777" w:rsidTr="00481477">
        <w:tc>
          <w:tcPr>
            <w:tcW w:w="2337" w:type="dxa"/>
          </w:tcPr>
          <w:p w14:paraId="64F3188A" w14:textId="77777777" w:rsidR="00575BF9" w:rsidRPr="00887469" w:rsidRDefault="00575BF9" w:rsidP="00481477">
            <w:pPr>
              <w:rPr>
                <w:sz w:val="18"/>
                <w:szCs w:val="18"/>
              </w:rPr>
            </w:pPr>
            <w:r>
              <w:rPr>
                <w:sz w:val="18"/>
                <w:szCs w:val="18"/>
              </w:rPr>
              <w:t>Librettist</w:t>
            </w:r>
          </w:p>
        </w:tc>
        <w:tc>
          <w:tcPr>
            <w:tcW w:w="3778" w:type="dxa"/>
          </w:tcPr>
          <w:p w14:paraId="5D0145BD" w14:textId="77777777" w:rsidR="00575BF9" w:rsidRPr="00887469" w:rsidRDefault="00575BF9" w:rsidP="00481477">
            <w:pPr>
              <w:rPr>
                <w:sz w:val="18"/>
                <w:szCs w:val="18"/>
              </w:rPr>
            </w:pPr>
            <w:r>
              <w:rPr>
                <w:sz w:val="18"/>
                <w:szCs w:val="18"/>
              </w:rPr>
              <w:t>Get Einstein to sing you a song</w:t>
            </w:r>
          </w:p>
        </w:tc>
        <w:tc>
          <w:tcPr>
            <w:tcW w:w="897" w:type="dxa"/>
          </w:tcPr>
          <w:p w14:paraId="14DD5B2C" w14:textId="77777777" w:rsidR="00575BF9" w:rsidRPr="00887469" w:rsidRDefault="00575BF9" w:rsidP="00481477">
            <w:pPr>
              <w:rPr>
                <w:sz w:val="18"/>
                <w:szCs w:val="18"/>
              </w:rPr>
            </w:pPr>
            <w:r>
              <w:rPr>
                <w:sz w:val="18"/>
                <w:szCs w:val="18"/>
              </w:rPr>
              <w:t>10</w:t>
            </w:r>
          </w:p>
        </w:tc>
        <w:tc>
          <w:tcPr>
            <w:tcW w:w="2338" w:type="dxa"/>
          </w:tcPr>
          <w:p w14:paraId="0AFF75F6" w14:textId="77777777" w:rsidR="00575BF9" w:rsidRPr="00887469" w:rsidRDefault="00575BF9" w:rsidP="00481477">
            <w:pPr>
              <w:rPr>
                <w:sz w:val="18"/>
                <w:szCs w:val="18"/>
              </w:rPr>
            </w:pPr>
            <w:r>
              <w:rPr>
                <w:sz w:val="18"/>
                <w:szCs w:val="18"/>
              </w:rPr>
              <w:t>base</w:t>
            </w:r>
          </w:p>
        </w:tc>
      </w:tr>
      <w:tr w:rsidR="00575BF9" w14:paraId="32503688" w14:textId="77777777" w:rsidTr="00481477">
        <w:tc>
          <w:tcPr>
            <w:tcW w:w="2337" w:type="dxa"/>
          </w:tcPr>
          <w:p w14:paraId="61177F65" w14:textId="77777777" w:rsidR="00575BF9" w:rsidRPr="00887469" w:rsidRDefault="00575BF9" w:rsidP="00481477">
            <w:pPr>
              <w:rPr>
                <w:sz w:val="18"/>
                <w:szCs w:val="18"/>
              </w:rPr>
            </w:pPr>
            <w:r>
              <w:rPr>
                <w:sz w:val="18"/>
                <w:szCs w:val="18"/>
              </w:rPr>
              <w:t>What Goes Down</w:t>
            </w:r>
          </w:p>
        </w:tc>
        <w:tc>
          <w:tcPr>
            <w:tcW w:w="3778" w:type="dxa"/>
          </w:tcPr>
          <w:p w14:paraId="5D7F2A52" w14:textId="77777777" w:rsidR="00575BF9" w:rsidRPr="00887469" w:rsidRDefault="00575BF9" w:rsidP="00481477">
            <w:pPr>
              <w:rPr>
                <w:sz w:val="18"/>
                <w:szCs w:val="18"/>
              </w:rPr>
            </w:pPr>
            <w:r>
              <w:rPr>
                <w:sz w:val="18"/>
                <w:szCs w:val="18"/>
              </w:rPr>
              <w:t>Get Einstein to belch</w:t>
            </w:r>
          </w:p>
        </w:tc>
        <w:tc>
          <w:tcPr>
            <w:tcW w:w="897" w:type="dxa"/>
          </w:tcPr>
          <w:p w14:paraId="72876374" w14:textId="77777777" w:rsidR="00575BF9" w:rsidRPr="00887469" w:rsidRDefault="00575BF9" w:rsidP="00481477">
            <w:pPr>
              <w:rPr>
                <w:sz w:val="18"/>
                <w:szCs w:val="18"/>
              </w:rPr>
            </w:pPr>
            <w:r>
              <w:rPr>
                <w:sz w:val="18"/>
                <w:szCs w:val="18"/>
              </w:rPr>
              <w:t>20</w:t>
            </w:r>
          </w:p>
        </w:tc>
        <w:tc>
          <w:tcPr>
            <w:tcW w:w="2338" w:type="dxa"/>
          </w:tcPr>
          <w:p w14:paraId="4EFF46E9" w14:textId="77777777" w:rsidR="00575BF9" w:rsidRPr="00887469" w:rsidRDefault="00575BF9" w:rsidP="00481477">
            <w:pPr>
              <w:rPr>
                <w:sz w:val="18"/>
                <w:szCs w:val="18"/>
              </w:rPr>
            </w:pPr>
            <w:r w:rsidRPr="000B2C5B">
              <w:rPr>
                <w:sz w:val="18"/>
                <w:szCs w:val="18"/>
              </w:rPr>
              <w:t>device</w:t>
            </w:r>
          </w:p>
        </w:tc>
      </w:tr>
      <w:tr w:rsidR="00575BF9" w14:paraId="6887DEBF" w14:textId="77777777" w:rsidTr="00481477">
        <w:tc>
          <w:tcPr>
            <w:tcW w:w="2337" w:type="dxa"/>
          </w:tcPr>
          <w:p w14:paraId="4A48C9BC" w14:textId="77777777" w:rsidR="00575BF9" w:rsidRPr="00887469" w:rsidRDefault="00575BF9" w:rsidP="00481477">
            <w:pPr>
              <w:rPr>
                <w:sz w:val="18"/>
                <w:szCs w:val="18"/>
              </w:rPr>
            </w:pPr>
            <w:r>
              <w:rPr>
                <w:sz w:val="18"/>
                <w:szCs w:val="18"/>
              </w:rPr>
              <w:t>Professor Punchline</w:t>
            </w:r>
          </w:p>
        </w:tc>
        <w:tc>
          <w:tcPr>
            <w:tcW w:w="3778" w:type="dxa"/>
          </w:tcPr>
          <w:p w14:paraId="65701254" w14:textId="77777777" w:rsidR="00575BF9" w:rsidRPr="00887469" w:rsidRDefault="00575BF9" w:rsidP="00481477">
            <w:pPr>
              <w:rPr>
                <w:sz w:val="18"/>
                <w:szCs w:val="18"/>
              </w:rPr>
            </w:pPr>
            <w:r>
              <w:rPr>
                <w:sz w:val="18"/>
                <w:szCs w:val="18"/>
              </w:rPr>
              <w:t>Get Einstein to laugh</w:t>
            </w:r>
          </w:p>
        </w:tc>
        <w:tc>
          <w:tcPr>
            <w:tcW w:w="897" w:type="dxa"/>
          </w:tcPr>
          <w:p w14:paraId="177C02F9" w14:textId="77777777" w:rsidR="00575BF9" w:rsidRPr="00887469" w:rsidRDefault="00575BF9" w:rsidP="00481477">
            <w:pPr>
              <w:rPr>
                <w:sz w:val="18"/>
                <w:szCs w:val="18"/>
              </w:rPr>
            </w:pPr>
            <w:r>
              <w:rPr>
                <w:sz w:val="18"/>
                <w:szCs w:val="18"/>
              </w:rPr>
              <w:t>30</w:t>
            </w:r>
          </w:p>
        </w:tc>
        <w:tc>
          <w:tcPr>
            <w:tcW w:w="2338" w:type="dxa"/>
          </w:tcPr>
          <w:p w14:paraId="0B8AD7DD" w14:textId="77777777" w:rsidR="00575BF9" w:rsidRPr="00887469" w:rsidRDefault="00575BF9" w:rsidP="00481477">
            <w:pPr>
              <w:rPr>
                <w:sz w:val="18"/>
                <w:szCs w:val="18"/>
              </w:rPr>
            </w:pPr>
            <w:r w:rsidRPr="000B2C5B">
              <w:rPr>
                <w:sz w:val="18"/>
                <w:szCs w:val="18"/>
              </w:rPr>
              <w:t>device</w:t>
            </w:r>
          </w:p>
        </w:tc>
      </w:tr>
      <w:tr w:rsidR="00575BF9" w14:paraId="01E87A08" w14:textId="77777777" w:rsidTr="00481477">
        <w:tc>
          <w:tcPr>
            <w:tcW w:w="2337" w:type="dxa"/>
          </w:tcPr>
          <w:p w14:paraId="3F793EB2" w14:textId="77777777" w:rsidR="00575BF9" w:rsidRPr="00887469" w:rsidRDefault="00575BF9" w:rsidP="00481477">
            <w:pPr>
              <w:rPr>
                <w:sz w:val="18"/>
                <w:szCs w:val="18"/>
              </w:rPr>
            </w:pPr>
            <w:r>
              <w:rPr>
                <w:sz w:val="18"/>
                <w:szCs w:val="18"/>
              </w:rPr>
              <w:t>A-ha Moment</w:t>
            </w:r>
          </w:p>
        </w:tc>
        <w:tc>
          <w:tcPr>
            <w:tcW w:w="3778" w:type="dxa"/>
          </w:tcPr>
          <w:p w14:paraId="29670F6D" w14:textId="77777777" w:rsidR="00575BF9" w:rsidRPr="00887469" w:rsidRDefault="00575BF9" w:rsidP="00481477">
            <w:pPr>
              <w:rPr>
                <w:sz w:val="18"/>
                <w:szCs w:val="18"/>
              </w:rPr>
            </w:pPr>
            <w:r>
              <w:rPr>
                <w:sz w:val="18"/>
                <w:szCs w:val="18"/>
              </w:rPr>
              <w:t>Give Einstein an idea</w:t>
            </w:r>
          </w:p>
        </w:tc>
        <w:tc>
          <w:tcPr>
            <w:tcW w:w="897" w:type="dxa"/>
          </w:tcPr>
          <w:p w14:paraId="71C79D7D" w14:textId="77777777" w:rsidR="00575BF9" w:rsidRPr="00887469" w:rsidRDefault="00575BF9" w:rsidP="00481477">
            <w:pPr>
              <w:rPr>
                <w:sz w:val="18"/>
                <w:szCs w:val="18"/>
              </w:rPr>
            </w:pPr>
            <w:r>
              <w:rPr>
                <w:sz w:val="18"/>
                <w:szCs w:val="18"/>
              </w:rPr>
              <w:t>40</w:t>
            </w:r>
          </w:p>
        </w:tc>
        <w:tc>
          <w:tcPr>
            <w:tcW w:w="2338" w:type="dxa"/>
          </w:tcPr>
          <w:p w14:paraId="11F1BCE6" w14:textId="77777777" w:rsidR="00575BF9" w:rsidRPr="00887469" w:rsidRDefault="00575BF9" w:rsidP="00481477">
            <w:pPr>
              <w:rPr>
                <w:sz w:val="18"/>
                <w:szCs w:val="18"/>
              </w:rPr>
            </w:pPr>
            <w:r w:rsidRPr="000B2C5B">
              <w:rPr>
                <w:sz w:val="18"/>
                <w:szCs w:val="18"/>
              </w:rPr>
              <w:t>device</w:t>
            </w:r>
          </w:p>
        </w:tc>
      </w:tr>
      <w:tr w:rsidR="00575BF9" w14:paraId="56D77840" w14:textId="77777777" w:rsidTr="00481477">
        <w:tc>
          <w:tcPr>
            <w:tcW w:w="2337" w:type="dxa"/>
          </w:tcPr>
          <w:p w14:paraId="4E9E3A68" w14:textId="77777777" w:rsidR="00575BF9" w:rsidRPr="00887469" w:rsidRDefault="00575BF9" w:rsidP="00481477">
            <w:pPr>
              <w:rPr>
                <w:sz w:val="18"/>
                <w:szCs w:val="18"/>
              </w:rPr>
            </w:pPr>
            <w:r>
              <w:rPr>
                <w:sz w:val="18"/>
                <w:szCs w:val="18"/>
              </w:rPr>
              <w:t>Lullaby</w:t>
            </w:r>
          </w:p>
        </w:tc>
        <w:tc>
          <w:tcPr>
            <w:tcW w:w="3778" w:type="dxa"/>
          </w:tcPr>
          <w:p w14:paraId="273375C9" w14:textId="77777777" w:rsidR="00575BF9" w:rsidRPr="00887469" w:rsidRDefault="00575BF9" w:rsidP="00481477">
            <w:pPr>
              <w:rPr>
                <w:sz w:val="18"/>
                <w:szCs w:val="18"/>
              </w:rPr>
            </w:pPr>
            <w:r>
              <w:rPr>
                <w:sz w:val="18"/>
                <w:szCs w:val="18"/>
              </w:rPr>
              <w:t>Lull Einstein into a deep sleep</w:t>
            </w:r>
          </w:p>
        </w:tc>
        <w:tc>
          <w:tcPr>
            <w:tcW w:w="897" w:type="dxa"/>
          </w:tcPr>
          <w:p w14:paraId="7C3A6DDE" w14:textId="77777777" w:rsidR="00575BF9" w:rsidRPr="00887469" w:rsidRDefault="00575BF9" w:rsidP="00481477">
            <w:pPr>
              <w:rPr>
                <w:sz w:val="18"/>
                <w:szCs w:val="18"/>
              </w:rPr>
            </w:pPr>
            <w:r>
              <w:rPr>
                <w:sz w:val="18"/>
                <w:szCs w:val="18"/>
              </w:rPr>
              <w:t>40</w:t>
            </w:r>
          </w:p>
        </w:tc>
        <w:tc>
          <w:tcPr>
            <w:tcW w:w="2338" w:type="dxa"/>
          </w:tcPr>
          <w:p w14:paraId="6895D349" w14:textId="77777777" w:rsidR="00575BF9" w:rsidRPr="00887469" w:rsidRDefault="00575BF9" w:rsidP="00481477">
            <w:pPr>
              <w:rPr>
                <w:sz w:val="18"/>
                <w:szCs w:val="18"/>
              </w:rPr>
            </w:pPr>
            <w:r w:rsidRPr="000B2C5B">
              <w:rPr>
                <w:sz w:val="18"/>
                <w:szCs w:val="18"/>
              </w:rPr>
              <w:t>device</w:t>
            </w:r>
          </w:p>
        </w:tc>
      </w:tr>
      <w:tr w:rsidR="00575BF9" w14:paraId="67578291" w14:textId="77777777" w:rsidTr="00481477">
        <w:tc>
          <w:tcPr>
            <w:tcW w:w="2337" w:type="dxa"/>
          </w:tcPr>
          <w:p w14:paraId="232D1C33" w14:textId="77777777" w:rsidR="00575BF9" w:rsidRPr="00887469" w:rsidRDefault="00575BF9" w:rsidP="00481477">
            <w:pPr>
              <w:rPr>
                <w:sz w:val="18"/>
                <w:szCs w:val="18"/>
              </w:rPr>
            </w:pPr>
            <w:r>
              <w:rPr>
                <w:sz w:val="18"/>
                <w:szCs w:val="18"/>
              </w:rPr>
              <w:t>Perchance to Dream</w:t>
            </w:r>
          </w:p>
        </w:tc>
        <w:tc>
          <w:tcPr>
            <w:tcW w:w="3778" w:type="dxa"/>
          </w:tcPr>
          <w:p w14:paraId="149F880D" w14:textId="77777777" w:rsidR="00575BF9" w:rsidRDefault="00575BF9" w:rsidP="00481477">
            <w:pPr>
              <w:rPr>
                <w:sz w:val="18"/>
                <w:szCs w:val="18"/>
              </w:rPr>
            </w:pPr>
            <w:r>
              <w:rPr>
                <w:sz w:val="18"/>
                <w:szCs w:val="18"/>
              </w:rPr>
              <w:t>Get Einstein to talk in his sleep</w:t>
            </w:r>
          </w:p>
        </w:tc>
        <w:tc>
          <w:tcPr>
            <w:tcW w:w="897" w:type="dxa"/>
          </w:tcPr>
          <w:p w14:paraId="4733250D" w14:textId="77777777" w:rsidR="00575BF9" w:rsidRDefault="00575BF9" w:rsidP="00481477">
            <w:pPr>
              <w:rPr>
                <w:sz w:val="18"/>
                <w:szCs w:val="18"/>
              </w:rPr>
            </w:pPr>
            <w:r>
              <w:rPr>
                <w:sz w:val="18"/>
                <w:szCs w:val="18"/>
              </w:rPr>
              <w:t>50</w:t>
            </w:r>
          </w:p>
        </w:tc>
        <w:tc>
          <w:tcPr>
            <w:tcW w:w="2338" w:type="dxa"/>
          </w:tcPr>
          <w:p w14:paraId="102144C2" w14:textId="77777777" w:rsidR="00575BF9" w:rsidRPr="000B2C5B" w:rsidRDefault="00575BF9" w:rsidP="00481477">
            <w:pPr>
              <w:rPr>
                <w:sz w:val="18"/>
                <w:szCs w:val="18"/>
              </w:rPr>
            </w:pPr>
            <w:r w:rsidRPr="000B2C5B">
              <w:rPr>
                <w:sz w:val="18"/>
                <w:szCs w:val="18"/>
              </w:rPr>
              <w:t>device</w:t>
            </w:r>
          </w:p>
        </w:tc>
      </w:tr>
    </w:tbl>
    <w:p w14:paraId="2338E871" w14:textId="77777777" w:rsidR="00575BF9" w:rsidRDefault="00575BF9" w:rsidP="00575BF9"/>
    <w:tbl>
      <w:tblPr>
        <w:tblStyle w:val="TableGrid"/>
        <w:tblW w:w="0" w:type="auto"/>
        <w:tblLook w:val="04A0" w:firstRow="1" w:lastRow="0" w:firstColumn="1" w:lastColumn="0" w:noHBand="0" w:noVBand="1"/>
      </w:tblPr>
      <w:tblGrid>
        <w:gridCol w:w="2337"/>
        <w:gridCol w:w="3778"/>
        <w:gridCol w:w="897"/>
        <w:gridCol w:w="2338"/>
      </w:tblGrid>
      <w:tr w:rsidR="00575BF9" w14:paraId="218D44B0" w14:textId="77777777" w:rsidTr="00481477">
        <w:tc>
          <w:tcPr>
            <w:tcW w:w="9350" w:type="dxa"/>
            <w:gridSpan w:val="4"/>
            <w:tcBorders>
              <w:bottom w:val="single" w:sz="4" w:space="0" w:color="auto"/>
            </w:tcBorders>
            <w:shd w:val="clear" w:color="auto" w:fill="538135" w:themeFill="accent6" w:themeFillShade="BF"/>
          </w:tcPr>
          <w:p w14:paraId="593A02E1" w14:textId="77777777" w:rsidR="00575BF9" w:rsidRPr="00887469" w:rsidRDefault="00575BF9" w:rsidP="00481477">
            <w:pPr>
              <w:rPr>
                <w:color w:val="FFFFFF" w:themeColor="background1"/>
                <w:sz w:val="22"/>
                <w:szCs w:val="22"/>
              </w:rPr>
            </w:pPr>
            <w:r>
              <w:rPr>
                <w:color w:val="FFFFFF" w:themeColor="background1"/>
                <w:sz w:val="22"/>
                <w:szCs w:val="22"/>
              </w:rPr>
              <w:t>Avatar</w:t>
            </w:r>
          </w:p>
        </w:tc>
      </w:tr>
      <w:tr w:rsidR="00575BF9" w14:paraId="1E8391B4" w14:textId="77777777" w:rsidTr="00481477">
        <w:tc>
          <w:tcPr>
            <w:tcW w:w="2337" w:type="dxa"/>
            <w:shd w:val="clear" w:color="auto" w:fill="A8D08D" w:themeFill="accent6" w:themeFillTint="99"/>
          </w:tcPr>
          <w:p w14:paraId="4390CA56" w14:textId="77777777" w:rsidR="00575BF9" w:rsidRPr="00887469" w:rsidRDefault="00575BF9" w:rsidP="00481477">
            <w:pPr>
              <w:jc w:val="center"/>
              <w:rPr>
                <w:sz w:val="20"/>
                <w:szCs w:val="20"/>
              </w:rPr>
            </w:pPr>
            <w:r>
              <w:rPr>
                <w:sz w:val="20"/>
                <w:szCs w:val="20"/>
              </w:rPr>
              <w:t>Name</w:t>
            </w:r>
          </w:p>
        </w:tc>
        <w:tc>
          <w:tcPr>
            <w:tcW w:w="3778" w:type="dxa"/>
            <w:shd w:val="clear" w:color="auto" w:fill="A8D08D" w:themeFill="accent6" w:themeFillTint="99"/>
          </w:tcPr>
          <w:p w14:paraId="24AF1A23" w14:textId="77777777" w:rsidR="00575BF9" w:rsidRPr="00887469" w:rsidRDefault="00575BF9" w:rsidP="00481477">
            <w:pPr>
              <w:jc w:val="center"/>
              <w:rPr>
                <w:sz w:val="20"/>
                <w:szCs w:val="20"/>
              </w:rPr>
            </w:pPr>
            <w:r>
              <w:rPr>
                <w:sz w:val="20"/>
                <w:szCs w:val="20"/>
              </w:rPr>
              <w:t>Achievement</w:t>
            </w:r>
          </w:p>
        </w:tc>
        <w:tc>
          <w:tcPr>
            <w:tcW w:w="897" w:type="dxa"/>
            <w:shd w:val="clear" w:color="auto" w:fill="A8D08D" w:themeFill="accent6" w:themeFillTint="99"/>
          </w:tcPr>
          <w:p w14:paraId="6C8A82D5" w14:textId="77777777" w:rsidR="00575BF9" w:rsidRPr="00887469" w:rsidRDefault="00575BF9" w:rsidP="00481477">
            <w:pPr>
              <w:jc w:val="center"/>
              <w:rPr>
                <w:sz w:val="20"/>
                <w:szCs w:val="20"/>
              </w:rPr>
            </w:pPr>
            <w:r>
              <w:rPr>
                <w:sz w:val="20"/>
                <w:szCs w:val="20"/>
              </w:rPr>
              <w:t>IQ pts</w:t>
            </w:r>
          </w:p>
        </w:tc>
        <w:tc>
          <w:tcPr>
            <w:tcW w:w="2338" w:type="dxa"/>
            <w:shd w:val="clear" w:color="auto" w:fill="A8D08D" w:themeFill="accent6" w:themeFillTint="99"/>
          </w:tcPr>
          <w:p w14:paraId="18CA2895" w14:textId="77777777" w:rsidR="00575BF9" w:rsidRPr="00887469" w:rsidRDefault="00575BF9" w:rsidP="00481477">
            <w:pPr>
              <w:jc w:val="center"/>
              <w:rPr>
                <w:sz w:val="20"/>
                <w:szCs w:val="20"/>
              </w:rPr>
            </w:pPr>
            <w:r>
              <w:rPr>
                <w:sz w:val="20"/>
                <w:szCs w:val="20"/>
              </w:rPr>
              <w:t>Badge Type</w:t>
            </w:r>
          </w:p>
        </w:tc>
      </w:tr>
      <w:tr w:rsidR="00575BF9" w14:paraId="1C270CE2" w14:textId="77777777" w:rsidTr="00481477">
        <w:tc>
          <w:tcPr>
            <w:tcW w:w="2337" w:type="dxa"/>
          </w:tcPr>
          <w:p w14:paraId="38797B5C" w14:textId="77777777" w:rsidR="00575BF9" w:rsidRPr="00887469" w:rsidRDefault="00575BF9" w:rsidP="00481477">
            <w:pPr>
              <w:rPr>
                <w:sz w:val="18"/>
                <w:szCs w:val="18"/>
              </w:rPr>
            </w:pPr>
            <w:proofErr w:type="spellStart"/>
            <w:r>
              <w:rPr>
                <w:sz w:val="18"/>
                <w:szCs w:val="18"/>
              </w:rPr>
              <w:t>Ensemblist</w:t>
            </w:r>
            <w:proofErr w:type="spellEnd"/>
          </w:p>
        </w:tc>
        <w:tc>
          <w:tcPr>
            <w:tcW w:w="3778" w:type="dxa"/>
          </w:tcPr>
          <w:p w14:paraId="277E5183" w14:textId="77777777" w:rsidR="00575BF9" w:rsidRPr="00887469" w:rsidRDefault="00575BF9" w:rsidP="00481477">
            <w:pPr>
              <w:rPr>
                <w:sz w:val="18"/>
                <w:szCs w:val="18"/>
              </w:rPr>
            </w:pPr>
            <w:r>
              <w:rPr>
                <w:sz w:val="18"/>
                <w:szCs w:val="18"/>
              </w:rPr>
              <w:t>Unlock any head shot item</w:t>
            </w:r>
          </w:p>
        </w:tc>
        <w:tc>
          <w:tcPr>
            <w:tcW w:w="897" w:type="dxa"/>
          </w:tcPr>
          <w:p w14:paraId="3409E74E" w14:textId="77777777" w:rsidR="00575BF9" w:rsidRPr="00887469" w:rsidRDefault="00575BF9" w:rsidP="00481477">
            <w:pPr>
              <w:rPr>
                <w:sz w:val="18"/>
                <w:szCs w:val="18"/>
              </w:rPr>
            </w:pPr>
            <w:r>
              <w:rPr>
                <w:sz w:val="18"/>
                <w:szCs w:val="18"/>
              </w:rPr>
              <w:t>5</w:t>
            </w:r>
          </w:p>
        </w:tc>
        <w:tc>
          <w:tcPr>
            <w:tcW w:w="2338" w:type="dxa"/>
          </w:tcPr>
          <w:p w14:paraId="7AFB7792" w14:textId="77777777" w:rsidR="00575BF9" w:rsidRPr="00887469" w:rsidRDefault="00575BF9" w:rsidP="00481477">
            <w:pPr>
              <w:rPr>
                <w:sz w:val="18"/>
                <w:szCs w:val="18"/>
              </w:rPr>
            </w:pPr>
            <w:r>
              <w:rPr>
                <w:sz w:val="18"/>
                <w:szCs w:val="18"/>
              </w:rPr>
              <w:t>base</w:t>
            </w:r>
          </w:p>
        </w:tc>
      </w:tr>
      <w:tr w:rsidR="00575BF9" w14:paraId="29D0BD53" w14:textId="77777777" w:rsidTr="00481477">
        <w:tc>
          <w:tcPr>
            <w:tcW w:w="2337" w:type="dxa"/>
          </w:tcPr>
          <w:p w14:paraId="212602DC" w14:textId="77777777" w:rsidR="00575BF9" w:rsidRPr="00887469" w:rsidRDefault="00575BF9" w:rsidP="00481477">
            <w:pPr>
              <w:rPr>
                <w:sz w:val="18"/>
                <w:szCs w:val="18"/>
              </w:rPr>
            </w:pPr>
            <w:proofErr w:type="spellStart"/>
            <w:r>
              <w:rPr>
                <w:sz w:val="18"/>
                <w:szCs w:val="18"/>
              </w:rPr>
              <w:t>Fashionista</w:t>
            </w:r>
            <w:proofErr w:type="spellEnd"/>
          </w:p>
        </w:tc>
        <w:tc>
          <w:tcPr>
            <w:tcW w:w="3778" w:type="dxa"/>
          </w:tcPr>
          <w:p w14:paraId="4A4873B5" w14:textId="77777777" w:rsidR="00575BF9" w:rsidRPr="00887469" w:rsidRDefault="00575BF9" w:rsidP="00481477">
            <w:pPr>
              <w:rPr>
                <w:sz w:val="18"/>
                <w:szCs w:val="18"/>
              </w:rPr>
            </w:pPr>
            <w:r>
              <w:rPr>
                <w:sz w:val="18"/>
                <w:szCs w:val="18"/>
              </w:rPr>
              <w:t>Unlock 5 hats for your head shot</w:t>
            </w:r>
          </w:p>
        </w:tc>
        <w:tc>
          <w:tcPr>
            <w:tcW w:w="897" w:type="dxa"/>
          </w:tcPr>
          <w:p w14:paraId="588BD306" w14:textId="77777777" w:rsidR="00575BF9" w:rsidRPr="00887469" w:rsidRDefault="00575BF9" w:rsidP="00481477">
            <w:pPr>
              <w:rPr>
                <w:sz w:val="18"/>
                <w:szCs w:val="18"/>
              </w:rPr>
            </w:pPr>
            <w:r>
              <w:rPr>
                <w:sz w:val="18"/>
                <w:szCs w:val="18"/>
              </w:rPr>
              <w:t>30</w:t>
            </w:r>
          </w:p>
        </w:tc>
        <w:tc>
          <w:tcPr>
            <w:tcW w:w="2338" w:type="dxa"/>
          </w:tcPr>
          <w:p w14:paraId="072B7915" w14:textId="77777777" w:rsidR="00575BF9" w:rsidRPr="00887469" w:rsidRDefault="00575BF9" w:rsidP="00481477">
            <w:pPr>
              <w:rPr>
                <w:sz w:val="18"/>
                <w:szCs w:val="18"/>
              </w:rPr>
            </w:pPr>
            <w:r>
              <w:rPr>
                <w:sz w:val="18"/>
                <w:szCs w:val="18"/>
              </w:rPr>
              <w:t>device</w:t>
            </w:r>
          </w:p>
        </w:tc>
      </w:tr>
      <w:tr w:rsidR="00575BF9" w14:paraId="02E60CF6" w14:textId="77777777" w:rsidTr="00481477">
        <w:tc>
          <w:tcPr>
            <w:tcW w:w="2337" w:type="dxa"/>
          </w:tcPr>
          <w:p w14:paraId="47FBD073" w14:textId="77777777" w:rsidR="00575BF9" w:rsidRPr="00887469" w:rsidRDefault="00575BF9" w:rsidP="00481477">
            <w:pPr>
              <w:rPr>
                <w:sz w:val="18"/>
                <w:szCs w:val="18"/>
              </w:rPr>
            </w:pPr>
            <w:r>
              <w:rPr>
                <w:sz w:val="18"/>
                <w:szCs w:val="18"/>
              </w:rPr>
              <w:t>Bright Minds</w:t>
            </w:r>
          </w:p>
        </w:tc>
        <w:tc>
          <w:tcPr>
            <w:tcW w:w="3778" w:type="dxa"/>
          </w:tcPr>
          <w:p w14:paraId="2278A791" w14:textId="77777777" w:rsidR="00575BF9" w:rsidRPr="00887469" w:rsidRDefault="00575BF9" w:rsidP="00481477">
            <w:pPr>
              <w:rPr>
                <w:sz w:val="18"/>
                <w:szCs w:val="18"/>
              </w:rPr>
            </w:pPr>
            <w:r>
              <w:rPr>
                <w:sz w:val="18"/>
                <w:szCs w:val="18"/>
              </w:rPr>
              <w:t>Unlock 5 pairs of sunglasses</w:t>
            </w:r>
          </w:p>
        </w:tc>
        <w:tc>
          <w:tcPr>
            <w:tcW w:w="897" w:type="dxa"/>
          </w:tcPr>
          <w:p w14:paraId="09C12CB6" w14:textId="77777777" w:rsidR="00575BF9" w:rsidRPr="00887469" w:rsidRDefault="00575BF9" w:rsidP="00481477">
            <w:pPr>
              <w:rPr>
                <w:sz w:val="18"/>
                <w:szCs w:val="18"/>
              </w:rPr>
            </w:pPr>
          </w:p>
        </w:tc>
        <w:tc>
          <w:tcPr>
            <w:tcW w:w="2338" w:type="dxa"/>
          </w:tcPr>
          <w:p w14:paraId="52DCFD16" w14:textId="77777777" w:rsidR="00575BF9" w:rsidRPr="00887469" w:rsidRDefault="00575BF9" w:rsidP="00481477">
            <w:pPr>
              <w:rPr>
                <w:sz w:val="18"/>
                <w:szCs w:val="18"/>
              </w:rPr>
            </w:pPr>
            <w:r w:rsidRPr="00B70B2D">
              <w:rPr>
                <w:sz w:val="18"/>
                <w:szCs w:val="18"/>
              </w:rPr>
              <w:t>device</w:t>
            </w:r>
          </w:p>
        </w:tc>
      </w:tr>
      <w:tr w:rsidR="00575BF9" w14:paraId="55768FF8" w14:textId="77777777" w:rsidTr="00481477">
        <w:tc>
          <w:tcPr>
            <w:tcW w:w="2337" w:type="dxa"/>
          </w:tcPr>
          <w:p w14:paraId="4E8BF649" w14:textId="77777777" w:rsidR="00575BF9" w:rsidRPr="00887469" w:rsidRDefault="00575BF9" w:rsidP="00481477">
            <w:pPr>
              <w:rPr>
                <w:sz w:val="18"/>
                <w:szCs w:val="18"/>
              </w:rPr>
            </w:pPr>
            <w:r>
              <w:rPr>
                <w:sz w:val="18"/>
                <w:szCs w:val="18"/>
              </w:rPr>
              <w:t>Stiff Upper Lip</w:t>
            </w:r>
          </w:p>
        </w:tc>
        <w:tc>
          <w:tcPr>
            <w:tcW w:w="3778" w:type="dxa"/>
          </w:tcPr>
          <w:p w14:paraId="6A741BD8" w14:textId="77777777" w:rsidR="00575BF9" w:rsidRPr="00887469" w:rsidRDefault="00575BF9" w:rsidP="00481477">
            <w:pPr>
              <w:rPr>
                <w:sz w:val="18"/>
                <w:szCs w:val="18"/>
              </w:rPr>
            </w:pPr>
            <w:r>
              <w:rPr>
                <w:sz w:val="18"/>
                <w:szCs w:val="18"/>
              </w:rPr>
              <w:t>Unlock a new mustache</w:t>
            </w:r>
          </w:p>
        </w:tc>
        <w:tc>
          <w:tcPr>
            <w:tcW w:w="897" w:type="dxa"/>
          </w:tcPr>
          <w:p w14:paraId="035D2FB3" w14:textId="77777777" w:rsidR="00575BF9" w:rsidRPr="00887469" w:rsidRDefault="00575BF9" w:rsidP="00481477">
            <w:pPr>
              <w:rPr>
                <w:sz w:val="18"/>
                <w:szCs w:val="18"/>
              </w:rPr>
            </w:pPr>
          </w:p>
        </w:tc>
        <w:tc>
          <w:tcPr>
            <w:tcW w:w="2338" w:type="dxa"/>
          </w:tcPr>
          <w:p w14:paraId="28FB8DAB" w14:textId="77777777" w:rsidR="00575BF9" w:rsidRPr="00887469" w:rsidRDefault="00575BF9" w:rsidP="00481477">
            <w:pPr>
              <w:rPr>
                <w:sz w:val="18"/>
                <w:szCs w:val="18"/>
              </w:rPr>
            </w:pPr>
            <w:r w:rsidRPr="00B70B2D">
              <w:rPr>
                <w:sz w:val="18"/>
                <w:szCs w:val="18"/>
              </w:rPr>
              <w:t>device</w:t>
            </w:r>
          </w:p>
        </w:tc>
      </w:tr>
      <w:tr w:rsidR="00575BF9" w14:paraId="2E543D71" w14:textId="77777777" w:rsidTr="00481477">
        <w:tc>
          <w:tcPr>
            <w:tcW w:w="2337" w:type="dxa"/>
          </w:tcPr>
          <w:p w14:paraId="407DF56F" w14:textId="77777777" w:rsidR="00575BF9" w:rsidRPr="00887469" w:rsidRDefault="00575BF9" w:rsidP="00481477">
            <w:pPr>
              <w:rPr>
                <w:sz w:val="18"/>
                <w:szCs w:val="18"/>
              </w:rPr>
            </w:pPr>
            <w:r>
              <w:rPr>
                <w:sz w:val="18"/>
                <w:szCs w:val="18"/>
              </w:rPr>
              <w:t>Chin-</w:t>
            </w:r>
            <w:proofErr w:type="spellStart"/>
            <w:r>
              <w:rPr>
                <w:sz w:val="18"/>
                <w:szCs w:val="18"/>
              </w:rPr>
              <w:t>spiration</w:t>
            </w:r>
            <w:proofErr w:type="spellEnd"/>
          </w:p>
        </w:tc>
        <w:tc>
          <w:tcPr>
            <w:tcW w:w="3778" w:type="dxa"/>
          </w:tcPr>
          <w:p w14:paraId="3B3D8315" w14:textId="77777777" w:rsidR="00575BF9" w:rsidRPr="00887469" w:rsidRDefault="00575BF9" w:rsidP="00481477">
            <w:pPr>
              <w:rPr>
                <w:sz w:val="18"/>
                <w:szCs w:val="18"/>
              </w:rPr>
            </w:pPr>
            <w:r>
              <w:rPr>
                <w:sz w:val="18"/>
                <w:szCs w:val="18"/>
              </w:rPr>
              <w:t>Unlock a new beard</w:t>
            </w:r>
          </w:p>
        </w:tc>
        <w:tc>
          <w:tcPr>
            <w:tcW w:w="897" w:type="dxa"/>
          </w:tcPr>
          <w:p w14:paraId="41DA9BB7" w14:textId="77777777" w:rsidR="00575BF9" w:rsidRPr="00887469" w:rsidRDefault="00575BF9" w:rsidP="00481477">
            <w:pPr>
              <w:rPr>
                <w:sz w:val="18"/>
                <w:szCs w:val="18"/>
              </w:rPr>
            </w:pPr>
          </w:p>
        </w:tc>
        <w:tc>
          <w:tcPr>
            <w:tcW w:w="2338" w:type="dxa"/>
          </w:tcPr>
          <w:p w14:paraId="7A948236" w14:textId="77777777" w:rsidR="00575BF9" w:rsidRPr="00887469" w:rsidRDefault="00575BF9" w:rsidP="00481477">
            <w:pPr>
              <w:rPr>
                <w:sz w:val="18"/>
                <w:szCs w:val="18"/>
              </w:rPr>
            </w:pPr>
            <w:r w:rsidRPr="00B70B2D">
              <w:rPr>
                <w:sz w:val="18"/>
                <w:szCs w:val="18"/>
              </w:rPr>
              <w:t>device</w:t>
            </w:r>
          </w:p>
        </w:tc>
      </w:tr>
      <w:tr w:rsidR="00575BF9" w14:paraId="12C760E4" w14:textId="77777777" w:rsidTr="00481477">
        <w:tc>
          <w:tcPr>
            <w:tcW w:w="2337" w:type="dxa"/>
          </w:tcPr>
          <w:p w14:paraId="70C5DA36" w14:textId="77777777" w:rsidR="00575BF9" w:rsidRPr="00887469" w:rsidRDefault="00575BF9" w:rsidP="00481477">
            <w:pPr>
              <w:rPr>
                <w:sz w:val="18"/>
                <w:szCs w:val="18"/>
              </w:rPr>
            </w:pPr>
            <w:r>
              <w:rPr>
                <w:sz w:val="18"/>
                <w:szCs w:val="18"/>
              </w:rPr>
              <w:t>Unnatural Good Looks</w:t>
            </w:r>
          </w:p>
        </w:tc>
        <w:tc>
          <w:tcPr>
            <w:tcW w:w="3778" w:type="dxa"/>
          </w:tcPr>
          <w:p w14:paraId="7151325D" w14:textId="77777777" w:rsidR="00575BF9" w:rsidRPr="00887469" w:rsidRDefault="00575BF9" w:rsidP="00481477">
            <w:pPr>
              <w:rPr>
                <w:sz w:val="18"/>
                <w:szCs w:val="18"/>
              </w:rPr>
            </w:pPr>
            <w:r>
              <w:rPr>
                <w:sz w:val="18"/>
                <w:szCs w:val="18"/>
              </w:rPr>
              <w:t>Unlock a supernatural feature</w:t>
            </w:r>
          </w:p>
        </w:tc>
        <w:tc>
          <w:tcPr>
            <w:tcW w:w="897" w:type="dxa"/>
          </w:tcPr>
          <w:p w14:paraId="53061797" w14:textId="77777777" w:rsidR="00575BF9" w:rsidRPr="00887469" w:rsidRDefault="00575BF9" w:rsidP="00481477">
            <w:pPr>
              <w:rPr>
                <w:sz w:val="18"/>
                <w:szCs w:val="18"/>
              </w:rPr>
            </w:pPr>
          </w:p>
        </w:tc>
        <w:tc>
          <w:tcPr>
            <w:tcW w:w="2338" w:type="dxa"/>
          </w:tcPr>
          <w:p w14:paraId="2BC3D4CC" w14:textId="77777777" w:rsidR="00575BF9" w:rsidRPr="00887469" w:rsidRDefault="00575BF9" w:rsidP="00481477">
            <w:pPr>
              <w:rPr>
                <w:sz w:val="18"/>
                <w:szCs w:val="18"/>
              </w:rPr>
            </w:pPr>
            <w:r w:rsidRPr="00B70B2D">
              <w:rPr>
                <w:sz w:val="18"/>
                <w:szCs w:val="18"/>
              </w:rPr>
              <w:t>device</w:t>
            </w:r>
          </w:p>
        </w:tc>
      </w:tr>
    </w:tbl>
    <w:p w14:paraId="05DCC8F3" w14:textId="77777777" w:rsidR="00575BF9" w:rsidRDefault="00575BF9" w:rsidP="00575BF9"/>
    <w:p w14:paraId="3357E47E" w14:textId="083CFF3C" w:rsidR="00E90653" w:rsidRDefault="00DC202A" w:rsidP="00DC202A">
      <w:pPr>
        <w:tabs>
          <w:tab w:val="left" w:pos="2240"/>
        </w:tabs>
        <w:ind w:firstLine="720"/>
      </w:pPr>
      <w:r>
        <w:tab/>
      </w:r>
    </w:p>
    <w:p w14:paraId="2FFDC893" w14:textId="1F4895EC" w:rsidR="00F7708B" w:rsidRDefault="00F7708B" w:rsidP="000D59AB">
      <w:pPr>
        <w:pStyle w:val="Heading2"/>
      </w:pPr>
      <w:bookmarkStart w:id="113" w:name="_Ref441840188"/>
      <w:bookmarkStart w:id="114" w:name="_Toc444536000"/>
      <w:r>
        <w:t>Brain Game</w:t>
      </w:r>
      <w:r w:rsidR="00336997">
        <w:t>s</w:t>
      </w:r>
      <w:r>
        <w:t xml:space="preserve"> </w:t>
      </w:r>
      <w:r w:rsidR="000443BE">
        <w:t>–</w:t>
      </w:r>
      <w:r w:rsidR="0058246F">
        <w:t xml:space="preserve"> </w:t>
      </w:r>
      <w:r>
        <w:t>Challeng</w:t>
      </w:r>
      <w:r w:rsidR="000443BE">
        <w:t>ing your mind</w:t>
      </w:r>
      <w:bookmarkEnd w:id="113"/>
      <w:bookmarkEnd w:id="114"/>
    </w:p>
    <w:p w14:paraId="36046D5E" w14:textId="77777777" w:rsidR="00F7708B" w:rsidRDefault="00F7708B" w:rsidP="00F7708B">
      <w:r>
        <w:t>Brain games are micro-game challenges that Einstein can ‘send’ to the user’s Stein-O-</w:t>
      </w:r>
      <w:proofErr w:type="spellStart"/>
      <w:r>
        <w:t>matic</w:t>
      </w:r>
      <w:proofErr w:type="spellEnd"/>
      <w:r>
        <w:t xml:space="preserve"> for solving. Typically, when Einstein assigns new brain game challenges, he will tell the user verbally (but this is not required.) The user can access the Brain Games section of the Stein-O-</w:t>
      </w:r>
      <w:proofErr w:type="spellStart"/>
      <w:r>
        <w:t>matic</w:t>
      </w:r>
      <w:proofErr w:type="spellEnd"/>
      <w:r>
        <w:t xml:space="preserve"> through the device’s activity menu, and select any new brain game challenge to solve - at any time. If the user has new brain game challenges available, a small circle and number graphic will appear on the appropriate Brain Game category icon to indicate how many new challenges have been unlocked in that category.</w:t>
      </w:r>
    </w:p>
    <w:p w14:paraId="62E4914D" w14:textId="77777777" w:rsidR="00F7708B" w:rsidRDefault="00F7708B" w:rsidP="00F7708B">
      <w:pPr>
        <w:ind w:firstLine="360"/>
      </w:pPr>
      <w:r>
        <w:t xml:space="preserve">Unlike Einstein’s more in-depth Experiments, brain game challenges are simple, quick and designed to challenge and train different parts of the user’s brain. </w:t>
      </w:r>
    </w:p>
    <w:p w14:paraId="75A73539" w14:textId="29F170F0" w:rsidR="00F7708B" w:rsidRDefault="00F7708B" w:rsidP="00F7708B">
      <w:pPr>
        <w:ind w:firstLine="360"/>
      </w:pPr>
      <w:r>
        <w:t xml:space="preserve">Also, unlike Experiments, challenges are only playable if Einstein has assigned them. </w:t>
      </w:r>
      <w:r w:rsidR="00CC2DEF" w:rsidRPr="00CC2DEF">
        <w:rPr>
          <w:i/>
        </w:rPr>
        <w:t>Note</w:t>
      </w:r>
      <w:r w:rsidR="00CC2DEF">
        <w:rPr>
          <w:i/>
        </w:rPr>
        <w:t>:</w:t>
      </w:r>
      <w:r w:rsidR="00CC2DEF" w:rsidRPr="00CC2DEF">
        <w:rPr>
          <w:i/>
        </w:rPr>
        <w:t xml:space="preserve"> </w:t>
      </w:r>
      <w:r w:rsidR="00CC2DEF">
        <w:rPr>
          <w:i/>
        </w:rPr>
        <w:t>Each Brain Game assignment</w:t>
      </w:r>
      <w:r w:rsidR="00CC2DEF" w:rsidRPr="00CC2DEF">
        <w:rPr>
          <w:i/>
        </w:rPr>
        <w:t xml:space="preserve"> can be replayed up to three times</w:t>
      </w:r>
      <w:r w:rsidR="00CC2DEF">
        <w:rPr>
          <w:i/>
        </w:rPr>
        <w:t xml:space="preserve"> once it is started</w:t>
      </w:r>
      <w:r w:rsidR="00CC2DEF" w:rsidRPr="00CC2DEF">
        <w:rPr>
          <w:i/>
        </w:rPr>
        <w:t>, but only the best score will be taken.</w:t>
      </w:r>
      <w:r w:rsidR="00CC2DEF">
        <w:t xml:space="preserve"> </w:t>
      </w:r>
      <w:r w:rsidRPr="00C24CCC">
        <w:rPr>
          <w:i/>
        </w:rPr>
        <w:t>There will be times w</w:t>
      </w:r>
      <w:r w:rsidR="00CC2DEF">
        <w:rPr>
          <w:i/>
        </w:rPr>
        <w:t>hen the user has completed all Brain G</w:t>
      </w:r>
      <w:r w:rsidRPr="00C24CCC">
        <w:rPr>
          <w:i/>
        </w:rPr>
        <w:t>ame challenges currently available.</w:t>
      </w:r>
      <w:r>
        <w:t xml:space="preserve"> To get more challenges assigned, the user can wait (as new challenges are assigned each day) or earn new challenges in some other way, such as earning an achievement, raising a level or completing some other goal.</w:t>
      </w:r>
    </w:p>
    <w:p w14:paraId="2AB1CE62" w14:textId="77777777" w:rsidR="00F7708B" w:rsidRDefault="00F7708B" w:rsidP="00F7708B"/>
    <w:p w14:paraId="0247570D" w14:textId="77777777" w:rsidR="00F7708B" w:rsidRDefault="00F7708B" w:rsidP="00F7708B"/>
    <w:p w14:paraId="05E35236" w14:textId="77777777" w:rsidR="00F7708B" w:rsidRDefault="00F7708B" w:rsidP="00F7708B">
      <w:pPr>
        <w:pStyle w:val="ListParagraph"/>
        <w:numPr>
          <w:ilvl w:val="0"/>
          <w:numId w:val="27"/>
        </w:numPr>
      </w:pPr>
      <w:r>
        <w:t>Brain game challenges are micro-games designed to be solved before the 20 second brain game timer stops.</w:t>
      </w:r>
    </w:p>
    <w:p w14:paraId="7CD595D7" w14:textId="77777777" w:rsidR="00F7708B" w:rsidRDefault="00F7708B" w:rsidP="00F7708B">
      <w:pPr>
        <w:pStyle w:val="ListParagraph"/>
        <w:numPr>
          <w:ilvl w:val="0"/>
          <w:numId w:val="27"/>
        </w:numPr>
      </w:pPr>
      <w:r>
        <w:t xml:space="preserve">Completing a brain game challenge will ALWAYS earn the user IQ points based on the number of correct answers and amount of time left in the timer. </w:t>
      </w:r>
    </w:p>
    <w:p w14:paraId="28E26118" w14:textId="77777777" w:rsidR="00F7708B" w:rsidRDefault="00F7708B" w:rsidP="00F7708B">
      <w:pPr>
        <w:pStyle w:val="ListParagraph"/>
        <w:numPr>
          <w:ilvl w:val="0"/>
          <w:numId w:val="27"/>
        </w:numPr>
      </w:pPr>
      <w:r>
        <w:t>Brain game challenges are time-insensitive activities. They can be played at anytime, or not at all.</w:t>
      </w:r>
    </w:p>
    <w:p w14:paraId="0FB393FD" w14:textId="77777777" w:rsidR="00F7708B" w:rsidRDefault="00F7708B" w:rsidP="00F7708B">
      <w:pPr>
        <w:pStyle w:val="ListParagraph"/>
        <w:numPr>
          <w:ilvl w:val="0"/>
          <w:numId w:val="27"/>
        </w:numPr>
      </w:pPr>
      <w:r>
        <w:t xml:space="preserve">Every brain game challenge falls into one of six challenge type categories. </w:t>
      </w:r>
    </w:p>
    <w:p w14:paraId="77410236" w14:textId="77777777" w:rsidR="00F7708B" w:rsidRDefault="00F7708B" w:rsidP="00F7708B">
      <w:pPr>
        <w:pStyle w:val="ListParagraph"/>
        <w:numPr>
          <w:ilvl w:val="0"/>
          <w:numId w:val="27"/>
        </w:numPr>
      </w:pPr>
      <w:r>
        <w:t xml:space="preserve">Challenges are designed as data driven activities. </w:t>
      </w:r>
      <w:r w:rsidRPr="00415B21">
        <w:rPr>
          <w:i/>
        </w:rPr>
        <w:t xml:space="preserve">Once a challenge type is implemented, new instances of that challenge type can be </w:t>
      </w:r>
      <w:r>
        <w:rPr>
          <w:i/>
        </w:rPr>
        <w:t xml:space="preserve">quickly </w:t>
      </w:r>
      <w:r w:rsidRPr="00415B21">
        <w:rPr>
          <w:i/>
        </w:rPr>
        <w:t>created and downloaded post launch.</w:t>
      </w:r>
    </w:p>
    <w:p w14:paraId="13FEBF64" w14:textId="77777777" w:rsidR="00F7708B" w:rsidRDefault="00F7708B" w:rsidP="00F7708B"/>
    <w:p w14:paraId="5F7175D9" w14:textId="77777777" w:rsidR="00F7708B" w:rsidRDefault="00F7708B" w:rsidP="00F7708B"/>
    <w:p w14:paraId="3E3501E6" w14:textId="6E473E4F" w:rsidR="003F1F16" w:rsidRDefault="00560D1A" w:rsidP="001C570E">
      <w:pPr>
        <w:pStyle w:val="Heading3"/>
      </w:pPr>
      <w:bookmarkStart w:id="115" w:name="_Toc444536001"/>
      <w:r>
        <w:t>Brain Game Option #1</w:t>
      </w:r>
      <w:r w:rsidR="003F1F16">
        <w:t>: Hidden Object</w:t>
      </w:r>
      <w:bookmarkEnd w:id="115"/>
    </w:p>
    <w:p w14:paraId="0EF22045" w14:textId="3B516A09" w:rsidR="001C570E" w:rsidRDefault="001C570E" w:rsidP="00560D1A">
      <w:r>
        <w:t xml:space="preserve">When then hidden object game begins, the screen is immediately covered in a spray of graphics. The objects depicted are random sizes and overlap, but none are completely obscured. Einstein will </w:t>
      </w:r>
      <w:r w:rsidR="003C627B">
        <w:t>then ask the user three questions like</w:t>
      </w:r>
      <w:r>
        <w:t>:</w:t>
      </w:r>
    </w:p>
    <w:p w14:paraId="3E2CEBD9" w14:textId="77777777" w:rsidR="001C570E" w:rsidRDefault="001C570E" w:rsidP="00560D1A"/>
    <w:p w14:paraId="329904D6" w14:textId="4546686F" w:rsidR="00560D1A" w:rsidRDefault="003C627B" w:rsidP="003C627B">
      <w:pPr>
        <w:jc w:val="center"/>
        <w:rPr>
          <w:sz w:val="22"/>
          <w:szCs w:val="22"/>
        </w:rPr>
      </w:pPr>
      <w:r>
        <w:rPr>
          <w:sz w:val="22"/>
          <w:szCs w:val="22"/>
        </w:rPr>
        <w:t>EINSTEIN</w:t>
      </w:r>
      <w:r>
        <w:rPr>
          <w:sz w:val="22"/>
          <w:szCs w:val="22"/>
        </w:rPr>
        <w:br/>
        <w:t>Find for me two objects that require electricity.</w:t>
      </w:r>
    </w:p>
    <w:p w14:paraId="33D6CED5" w14:textId="77777777" w:rsidR="003C627B" w:rsidRDefault="003C627B" w:rsidP="003C627B">
      <w:pPr>
        <w:jc w:val="center"/>
        <w:rPr>
          <w:sz w:val="22"/>
          <w:szCs w:val="22"/>
        </w:rPr>
      </w:pPr>
    </w:p>
    <w:p w14:paraId="64D4E19D" w14:textId="08E2B9AA" w:rsidR="003C627B" w:rsidRDefault="000D2912" w:rsidP="003C627B">
      <w:pPr>
        <w:jc w:val="center"/>
        <w:rPr>
          <w:sz w:val="22"/>
          <w:szCs w:val="22"/>
        </w:rPr>
      </w:pPr>
      <w:r>
        <w:rPr>
          <w:sz w:val="22"/>
          <w:szCs w:val="22"/>
        </w:rPr>
        <w:t>Find</w:t>
      </w:r>
      <w:r w:rsidR="003C627B">
        <w:rPr>
          <w:sz w:val="22"/>
          <w:szCs w:val="22"/>
        </w:rPr>
        <w:t xml:space="preserve"> the heaviest</w:t>
      </w:r>
      <w:r>
        <w:rPr>
          <w:sz w:val="22"/>
          <w:szCs w:val="22"/>
        </w:rPr>
        <w:t xml:space="preserve"> object</w:t>
      </w:r>
      <w:r w:rsidR="003C627B">
        <w:rPr>
          <w:sz w:val="22"/>
          <w:szCs w:val="22"/>
        </w:rPr>
        <w:t>!</w:t>
      </w:r>
    </w:p>
    <w:p w14:paraId="7E648491" w14:textId="77777777" w:rsidR="000D2912" w:rsidRDefault="000D2912" w:rsidP="003C627B">
      <w:pPr>
        <w:jc w:val="center"/>
        <w:rPr>
          <w:sz w:val="22"/>
          <w:szCs w:val="22"/>
        </w:rPr>
      </w:pPr>
    </w:p>
    <w:p w14:paraId="713E9806" w14:textId="6C7B9EEE" w:rsidR="000D2912" w:rsidRDefault="000D2912" w:rsidP="003C627B">
      <w:pPr>
        <w:jc w:val="center"/>
        <w:rPr>
          <w:sz w:val="22"/>
          <w:szCs w:val="22"/>
        </w:rPr>
      </w:pPr>
      <w:r>
        <w:rPr>
          <w:sz w:val="22"/>
          <w:szCs w:val="22"/>
        </w:rPr>
        <w:t xml:space="preserve">Find three things </w:t>
      </w:r>
      <w:r w:rsidR="00A35EA0">
        <w:rPr>
          <w:sz w:val="22"/>
          <w:szCs w:val="22"/>
        </w:rPr>
        <w:t>you can wear.</w:t>
      </w:r>
    </w:p>
    <w:p w14:paraId="1EC2F94D" w14:textId="77777777" w:rsidR="00F7708B" w:rsidRDefault="00F7708B" w:rsidP="00F7708B"/>
    <w:p w14:paraId="39214284" w14:textId="62765B7E" w:rsidR="003C627B" w:rsidRDefault="003C627B" w:rsidP="00F7708B">
      <w:r>
        <w:t xml:space="preserve">It is the player’s job to quickly locate (touch) two objects that fit Einstein’s description. The user has a limited amount of time to </w:t>
      </w:r>
      <w:r w:rsidR="000D2FB5">
        <w:t>find all of the objects.</w:t>
      </w:r>
    </w:p>
    <w:p w14:paraId="07D86ABB" w14:textId="14833438" w:rsidR="005E4A44" w:rsidRDefault="005E4A44" w:rsidP="005E4A44"/>
    <w:p w14:paraId="787B4AF0" w14:textId="11A69327" w:rsidR="00A86236" w:rsidRDefault="00A86236" w:rsidP="00EE536F">
      <w:pPr>
        <w:pStyle w:val="Heading3"/>
        <w:rPr>
          <w:ins w:id="116" w:author="nick ingeneri" w:date="2016-02-15T18:18:00Z"/>
        </w:rPr>
      </w:pPr>
      <w:bookmarkStart w:id="117" w:name="_Toc444536002"/>
      <w:ins w:id="118" w:author="nick ingeneri" w:date="2016-02-15T18:18:00Z">
        <w:r>
          <w:t>Brain Game Option #</w:t>
        </w:r>
      </w:ins>
      <w:r w:rsidR="00560D1A">
        <w:t>2</w:t>
      </w:r>
      <w:ins w:id="119" w:author="nick ingeneri" w:date="2016-02-15T18:18:00Z">
        <w:r>
          <w:t xml:space="preserve">: </w:t>
        </w:r>
      </w:ins>
      <w:r w:rsidR="00560D1A">
        <w:t>Mag-</w:t>
      </w:r>
      <w:proofErr w:type="spellStart"/>
      <w:r w:rsidR="00560D1A">
        <w:t>Neato</w:t>
      </w:r>
      <w:bookmarkEnd w:id="117"/>
      <w:proofErr w:type="spellEnd"/>
    </w:p>
    <w:p w14:paraId="2CF6D9C4" w14:textId="77777777" w:rsidR="00A86236" w:rsidRDefault="00A86236" w:rsidP="00A86236">
      <w:pPr>
        <w:rPr>
          <w:ins w:id="120" w:author="nick ingeneri" w:date="2016-02-15T18:18:00Z"/>
        </w:rPr>
      </w:pPr>
      <w:ins w:id="121" w:author="nick ingeneri" w:date="2016-02-15T18:18:00Z">
        <w:r>
          <w:t>In this brain game, the user is presented with a metal disc and a gridded field on which are placed block ‘walls’ laid out in a specific pattern.  In addition, several stars are placed on the field.</w:t>
        </w:r>
      </w:ins>
    </w:p>
    <w:p w14:paraId="150D025B" w14:textId="77777777" w:rsidR="00A86236" w:rsidRDefault="00A86236" w:rsidP="00A86236">
      <w:pPr>
        <w:rPr>
          <w:ins w:id="122" w:author="nick ingeneri" w:date="2016-02-15T18:18:00Z"/>
        </w:rPr>
      </w:pPr>
    </w:p>
    <w:p w14:paraId="2F2021D8" w14:textId="5A5C4824" w:rsidR="00A86236" w:rsidRDefault="00314D7E" w:rsidP="00A86236">
      <w:pPr>
        <w:rPr>
          <w:ins w:id="123" w:author="nick ingeneri" w:date="2016-02-15T18:18:00Z"/>
        </w:rPr>
      </w:pPr>
      <w:r>
        <w:rPr>
          <w:noProof/>
        </w:rPr>
        <w:drawing>
          <wp:inline distT="0" distB="0" distL="0" distR="0" wp14:anchorId="0E78E093" wp14:editId="09635E59">
            <wp:extent cx="2444591" cy="4345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gnet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0464" cy="4356381"/>
                    </a:xfrm>
                    <a:prstGeom prst="rect">
                      <a:avLst/>
                    </a:prstGeom>
                  </pic:spPr>
                </pic:pic>
              </a:graphicData>
            </a:graphic>
          </wp:inline>
        </w:drawing>
      </w:r>
    </w:p>
    <w:p w14:paraId="7EBF2B90" w14:textId="77777777" w:rsidR="00A86236" w:rsidRDefault="00A86236" w:rsidP="00A86236">
      <w:pPr>
        <w:rPr>
          <w:ins w:id="124" w:author="nick ingeneri" w:date="2016-02-15T18:18:00Z"/>
        </w:rPr>
      </w:pPr>
    </w:p>
    <w:p w14:paraId="06F73A30" w14:textId="77777777" w:rsidR="00A86236" w:rsidRDefault="00A86236" w:rsidP="00A86236">
      <w:pPr>
        <w:rPr>
          <w:ins w:id="125" w:author="nick ingeneri" w:date="2016-02-15T18:18:00Z"/>
        </w:rPr>
      </w:pPr>
      <w:ins w:id="126" w:author="nick ingeneri" w:date="2016-02-15T18:18:00Z">
        <w:r>
          <w:t>The object of the game is to collect all of the stars by sliding the metal disc over them.</w:t>
        </w:r>
      </w:ins>
    </w:p>
    <w:p w14:paraId="557FF51D" w14:textId="77777777" w:rsidR="00A86236" w:rsidRDefault="00A86236" w:rsidP="00A86236">
      <w:pPr>
        <w:rPr>
          <w:ins w:id="127" w:author="nick ingeneri" w:date="2016-02-15T18:18:00Z"/>
        </w:rPr>
      </w:pPr>
      <w:ins w:id="128" w:author="nick ingeneri" w:date="2016-02-15T18:18:00Z">
        <w:r>
          <w:t xml:space="preserve">The trick is that the disc can only be moved by attracting it with a magnetic force. </w:t>
        </w:r>
      </w:ins>
    </w:p>
    <w:p w14:paraId="28EB43C9" w14:textId="38A5C82A" w:rsidR="00A86236" w:rsidRDefault="00A86236" w:rsidP="00A86236">
      <w:pPr>
        <w:rPr>
          <w:ins w:id="129" w:author="nick ingeneri" w:date="2016-02-15T18:18:00Z"/>
        </w:rPr>
      </w:pPr>
      <w:ins w:id="130" w:author="nick ingeneri" w:date="2016-02-15T18:18:00Z">
        <w:r>
          <w:t xml:space="preserve">To move the disc in a straight line, the player touches any </w:t>
        </w:r>
      </w:ins>
      <w:proofErr w:type="spellStart"/>
      <w:r w:rsidR="00BB40F9">
        <w:t>magnetizable</w:t>
      </w:r>
      <w:proofErr w:type="spellEnd"/>
      <w:r w:rsidR="00BB40F9">
        <w:t xml:space="preserve"> (</w:t>
      </w:r>
      <w:ins w:id="131" w:author="nick ingeneri" w:date="2016-02-15T18:18:00Z">
        <w:r>
          <w:t>blue</w:t>
        </w:r>
      </w:ins>
      <w:r w:rsidR="00BB40F9">
        <w:t>)</w:t>
      </w:r>
      <w:ins w:id="132" w:author="nick ingeneri" w:date="2016-02-15T18:18:00Z">
        <w:r>
          <w:t xml:space="preserve"> square in the field to magnetize it. The metal disc will immediately slide toward the square. Once the disc touches the square, it will de-magnetize.</w:t>
        </w:r>
      </w:ins>
    </w:p>
    <w:p w14:paraId="64943F39" w14:textId="218D5FC3" w:rsidR="00A86236" w:rsidRDefault="00A86236" w:rsidP="00A86236">
      <w:pPr>
        <w:rPr>
          <w:ins w:id="133" w:author="nick ingeneri" w:date="2016-02-15T18:18:00Z"/>
        </w:rPr>
      </w:pPr>
      <w:ins w:id="134" w:author="nick ingeneri" w:date="2016-02-15T18:18:00Z">
        <w:r>
          <w:t>By moving the disc</w:t>
        </w:r>
      </w:ins>
      <w:r w:rsidR="00BB40F9">
        <w:t xml:space="preserve"> around the field</w:t>
      </w:r>
      <w:ins w:id="135" w:author="nick ingeneri" w:date="2016-02-15T18:18:00Z">
        <w:r>
          <w:t xml:space="preserve"> in this manner, the player can collect stars by directing the disc </w:t>
        </w:r>
      </w:ins>
      <w:r w:rsidR="00BB40F9">
        <w:t>over the square holding the star</w:t>
      </w:r>
      <w:ins w:id="136" w:author="nick ingeneri" w:date="2016-02-15T18:18:00Z">
        <w:r>
          <w:t>. The player receives IQ points based on the number of stars collected, and a bonus for the amount of time left in the meter.</w:t>
        </w:r>
      </w:ins>
    </w:p>
    <w:p w14:paraId="264A594E" w14:textId="4EF374C1" w:rsidR="00A86236" w:rsidRDefault="00A86236" w:rsidP="00A86236">
      <w:pPr>
        <w:rPr>
          <w:ins w:id="137" w:author="nick ingeneri" w:date="2016-02-15T18:18:00Z"/>
        </w:rPr>
      </w:pPr>
      <w:ins w:id="138" w:author="nick ingeneri" w:date="2016-02-15T18:18:00Z">
        <w:r>
          <w:t>Each Magnet</w:t>
        </w:r>
      </w:ins>
      <w:r w:rsidR="00BB40F9">
        <w:t>-</w:t>
      </w:r>
      <w:proofErr w:type="spellStart"/>
      <w:r w:rsidR="00BB40F9">
        <w:t>neato</w:t>
      </w:r>
      <w:proofErr w:type="spellEnd"/>
      <w:ins w:id="139" w:author="nick ingeneri" w:date="2016-02-15T18:18:00Z">
        <w:r>
          <w:t xml:space="preserve"> assignment can be replayed 3 times if desired. </w:t>
        </w:r>
      </w:ins>
    </w:p>
    <w:p w14:paraId="0D50D8E2" w14:textId="77777777" w:rsidR="00A86236" w:rsidRDefault="00A86236" w:rsidP="00A86236">
      <w:pPr>
        <w:rPr>
          <w:ins w:id="140" w:author="nick ingeneri" w:date="2016-02-15T18:18:00Z"/>
        </w:rPr>
      </w:pPr>
      <w:ins w:id="141" w:author="nick ingeneri" w:date="2016-02-15T18:18:00Z">
        <w:r>
          <w:t xml:space="preserve">The highest score attained is kept. </w:t>
        </w:r>
      </w:ins>
    </w:p>
    <w:p w14:paraId="719D1DE1" w14:textId="77777777" w:rsidR="00A86236" w:rsidRDefault="00A86236" w:rsidP="00A86236">
      <w:pPr>
        <w:rPr>
          <w:ins w:id="142" w:author="nick ingeneri" w:date="2016-02-15T18:18:00Z"/>
        </w:rPr>
      </w:pPr>
    </w:p>
    <w:p w14:paraId="33904164" w14:textId="67C0329D" w:rsidR="00A86236" w:rsidRDefault="00A86236" w:rsidP="00A86236">
      <w:pPr>
        <w:rPr>
          <w:ins w:id="143" w:author="nick ingeneri" w:date="2016-02-15T18:18:00Z"/>
        </w:rPr>
      </w:pPr>
      <w:ins w:id="144" w:author="nick ingeneri" w:date="2016-02-15T18:18:00Z">
        <w:r>
          <w:t xml:space="preserve">Play </w:t>
        </w:r>
      </w:ins>
      <w:r w:rsidR="00BB40F9">
        <w:t xml:space="preserve">is </w:t>
      </w:r>
      <w:ins w:id="145" w:author="nick ingeneri" w:date="2016-02-15T18:18:00Z">
        <w:r>
          <w:t>scaled in the following ways:</w:t>
        </w:r>
      </w:ins>
    </w:p>
    <w:p w14:paraId="40296E86" w14:textId="5362A3AD" w:rsidR="00A86236" w:rsidRDefault="00A86236" w:rsidP="00A86236">
      <w:pPr>
        <w:pStyle w:val="ListParagraph"/>
        <w:numPr>
          <w:ilvl w:val="0"/>
          <w:numId w:val="31"/>
        </w:numPr>
        <w:rPr>
          <w:ins w:id="146" w:author="nick ingeneri" w:date="2016-02-15T18:18:00Z"/>
        </w:rPr>
      </w:pPr>
      <w:ins w:id="147" w:author="nick ingeneri" w:date="2016-02-15T18:18:00Z">
        <w:r>
          <w:t>Increase</w:t>
        </w:r>
      </w:ins>
      <w:r w:rsidR="00BB40F9">
        <w:t>d</w:t>
      </w:r>
      <w:ins w:id="148" w:author="nick ingeneri" w:date="2016-02-15T18:18:00Z">
        <w:r>
          <w:t xml:space="preserve"> complexity of the field pathways and star positions, making it harder or easier to collect stars quickly.</w:t>
        </w:r>
      </w:ins>
    </w:p>
    <w:p w14:paraId="1081D250" w14:textId="2B7D0B3F" w:rsidR="00A86236" w:rsidRDefault="00A86236" w:rsidP="00A86236">
      <w:pPr>
        <w:pStyle w:val="ListParagraph"/>
        <w:numPr>
          <w:ilvl w:val="0"/>
          <w:numId w:val="31"/>
        </w:numPr>
      </w:pPr>
      <w:ins w:id="149" w:author="nick ingeneri" w:date="2016-02-15T18:18:00Z">
        <w:r>
          <w:t>Add</w:t>
        </w:r>
      </w:ins>
      <w:r w:rsidR="00BB40F9">
        <w:t>ition</w:t>
      </w:r>
      <w:ins w:id="150" w:author="nick ingeneri" w:date="2016-02-15T18:18:00Z">
        <w:r>
          <w:t xml:space="preserve"> </w:t>
        </w:r>
      </w:ins>
      <w:r w:rsidR="00BB40F9">
        <w:t>of</w:t>
      </w:r>
      <w:ins w:id="151" w:author="nick ingeneri" w:date="2016-02-15T18:18:00Z">
        <w:r>
          <w:t xml:space="preserve"> </w:t>
        </w:r>
      </w:ins>
      <w:r w:rsidR="00BB40F9">
        <w:t>a blue</w:t>
      </w:r>
      <w:ins w:id="152" w:author="nick ingeneri" w:date="2016-02-15T18:18:00Z">
        <w:r>
          <w:t xml:space="preserve"> block element that is repelled if a nearby blue square is magnetized.</w:t>
        </w:r>
      </w:ins>
    </w:p>
    <w:p w14:paraId="77254753" w14:textId="5E4AB58F" w:rsidR="00BB40F9" w:rsidRDefault="00BB40F9" w:rsidP="00A86236">
      <w:pPr>
        <w:pStyle w:val="ListParagraph"/>
        <w:numPr>
          <w:ilvl w:val="0"/>
          <w:numId w:val="31"/>
        </w:numPr>
        <w:rPr>
          <w:ins w:id="153" w:author="nick ingeneri" w:date="2016-02-15T18:18:00Z"/>
        </w:rPr>
      </w:pPr>
      <w:r>
        <w:t>Addition of a red square that is attracted if a nearby blue square is magnetized.</w:t>
      </w:r>
    </w:p>
    <w:p w14:paraId="5F6E136A" w14:textId="7E3A3F2C" w:rsidR="00A86236" w:rsidRDefault="00A86236" w:rsidP="00A86236">
      <w:pPr>
        <w:pStyle w:val="ListParagraph"/>
        <w:numPr>
          <w:ilvl w:val="0"/>
          <w:numId w:val="31"/>
        </w:numPr>
        <w:rPr>
          <w:ins w:id="154" w:author="nick ingeneri" w:date="2016-02-15T18:18:00Z"/>
        </w:rPr>
      </w:pPr>
      <w:ins w:id="155" w:author="nick ingeneri" w:date="2016-02-15T18:18:00Z">
        <w:r>
          <w:t xml:space="preserve">Create a square that contains a depression that will </w:t>
        </w:r>
      </w:ins>
      <w:r w:rsidR="00BB40F9">
        <w:t xml:space="preserve">capture the disc if it </w:t>
      </w:r>
      <w:ins w:id="156" w:author="nick ingeneri" w:date="2016-02-15T18:18:00Z">
        <w:r>
          <w:t>runs over it.</w:t>
        </w:r>
      </w:ins>
    </w:p>
    <w:p w14:paraId="1CEBA6DF" w14:textId="77777777" w:rsidR="00A86236" w:rsidRDefault="00A86236" w:rsidP="00A86236">
      <w:pPr>
        <w:pStyle w:val="ListParagraph"/>
        <w:numPr>
          <w:ilvl w:val="0"/>
          <w:numId w:val="31"/>
        </w:numPr>
        <w:rPr>
          <w:ins w:id="157" w:author="nick ingeneri" w:date="2016-02-15T18:18:00Z"/>
        </w:rPr>
      </w:pPr>
      <w:ins w:id="158" w:author="nick ingeneri" w:date="2016-02-15T18:18:00Z">
        <w:r>
          <w:t>Create blocks that will break after being hit by the disc.</w:t>
        </w:r>
      </w:ins>
    </w:p>
    <w:p w14:paraId="176D78EE" w14:textId="77777777" w:rsidR="00A86236" w:rsidRDefault="00A86236" w:rsidP="00A86236">
      <w:pPr>
        <w:rPr>
          <w:ins w:id="159" w:author="nick ingeneri" w:date="2016-02-15T18:18:00Z"/>
        </w:rPr>
      </w:pPr>
    </w:p>
    <w:p w14:paraId="5DC4F39D" w14:textId="77777777" w:rsidR="00A86236" w:rsidRDefault="00A86236" w:rsidP="00A86236">
      <w:pPr>
        <w:rPr>
          <w:ins w:id="160" w:author="nick ingeneri" w:date="2016-02-15T18:18:00Z"/>
        </w:rPr>
      </w:pPr>
      <w:ins w:id="161" w:author="nick ingeneri" w:date="2016-02-15T18:18:00Z">
        <w:r>
          <w:t>Einstein Interaction</w:t>
        </w:r>
      </w:ins>
    </w:p>
    <w:p w14:paraId="67C2ADDE" w14:textId="54E6CB4B" w:rsidR="00A86236" w:rsidRDefault="00A86236" w:rsidP="00A86236">
      <w:pPr>
        <w:rPr>
          <w:ins w:id="162" w:author="nick ingeneri" w:date="2016-02-15T18:18:00Z"/>
        </w:rPr>
      </w:pPr>
      <w:ins w:id="163" w:author="nick ingeneri" w:date="2016-02-15T18:18:00Z">
        <w:r>
          <w:t>In Magnet</w:t>
        </w:r>
      </w:ins>
      <w:r w:rsidR="004E22C0">
        <w:t>-</w:t>
      </w:r>
      <w:proofErr w:type="spellStart"/>
      <w:r w:rsidR="004E22C0">
        <w:t>neato</w:t>
      </w:r>
      <w:proofErr w:type="spellEnd"/>
      <w:ins w:id="164" w:author="nick ingeneri" w:date="2016-02-15T18:18:00Z">
        <w:r>
          <w:t>, Einstein provides the player with spoken How to Play instructions.</w:t>
        </w:r>
      </w:ins>
    </w:p>
    <w:p w14:paraId="329503B4" w14:textId="3511D1BE" w:rsidR="00A86236" w:rsidRPr="0042798A" w:rsidRDefault="00A86236" w:rsidP="00A86236">
      <w:pPr>
        <w:rPr>
          <w:ins w:id="165" w:author="nick ingeneri" w:date="2016-02-15T18:18:00Z"/>
        </w:rPr>
      </w:pPr>
      <w:ins w:id="166" w:author="nick ingeneri" w:date="2016-02-15T18:18:00Z">
        <w:r>
          <w:t xml:space="preserve">In addition, Einstein offers encouragement and reactions to </w:t>
        </w:r>
        <w:r>
          <w:rPr>
            <w:i/>
          </w:rPr>
          <w:t>key</w:t>
        </w:r>
        <w:r>
          <w:t xml:space="preserve"> game successes, like collecting stars.</w:t>
        </w:r>
      </w:ins>
    </w:p>
    <w:p w14:paraId="19BBD301" w14:textId="77777777" w:rsidR="00A86236" w:rsidRPr="00232D22" w:rsidRDefault="00A86236" w:rsidP="00A86236">
      <w:pPr>
        <w:rPr>
          <w:ins w:id="167" w:author="nick ingeneri" w:date="2016-02-15T18:18:00Z"/>
        </w:rPr>
      </w:pPr>
    </w:p>
    <w:p w14:paraId="559A9332" w14:textId="77777777" w:rsidR="00A86236" w:rsidRDefault="00A86236" w:rsidP="00A86236">
      <w:pPr>
        <w:rPr>
          <w:ins w:id="168" w:author="nick ingeneri" w:date="2016-02-15T18:18:00Z"/>
        </w:rPr>
      </w:pPr>
    </w:p>
    <w:p w14:paraId="260DCA18" w14:textId="33A6A332" w:rsidR="00A86236" w:rsidRDefault="00A86236" w:rsidP="00EE536F">
      <w:pPr>
        <w:pStyle w:val="Heading3"/>
        <w:rPr>
          <w:ins w:id="169" w:author="nick ingeneri" w:date="2016-02-15T18:18:00Z"/>
        </w:rPr>
      </w:pPr>
      <w:bookmarkStart w:id="170" w:name="_Toc444536003"/>
      <w:ins w:id="171" w:author="nick ingeneri" w:date="2016-02-15T18:18:00Z">
        <w:r>
          <w:t>Brain Game Option #</w:t>
        </w:r>
      </w:ins>
      <w:r w:rsidR="00560D1A">
        <w:t>3</w:t>
      </w:r>
      <w:ins w:id="172" w:author="nick ingeneri" w:date="2016-02-15T18:18:00Z">
        <w:r>
          <w:t xml:space="preserve">: </w:t>
        </w:r>
        <w:proofErr w:type="spellStart"/>
        <w:r>
          <w:t>Massamatics</w:t>
        </w:r>
        <w:bookmarkEnd w:id="170"/>
        <w:proofErr w:type="spellEnd"/>
      </w:ins>
    </w:p>
    <w:p w14:paraId="7A0EC7E4" w14:textId="226310F4" w:rsidR="00A86236" w:rsidRDefault="00A86236" w:rsidP="00A86236">
      <w:pPr>
        <w:rPr>
          <w:ins w:id="173" w:author="nick ingeneri" w:date="2016-02-15T18:18:00Z"/>
        </w:rPr>
      </w:pPr>
      <w:ins w:id="174" w:author="nick ingeneri" w:date="2016-02-15T18:18:00Z">
        <w:r>
          <w:t xml:space="preserve">In each round of </w:t>
        </w:r>
        <w:proofErr w:type="spellStart"/>
        <w:r>
          <w:t>Massamatics</w:t>
        </w:r>
        <w:proofErr w:type="spellEnd"/>
        <w:r>
          <w:t>, the player is presented with an unlikely balancing scale</w:t>
        </w:r>
      </w:ins>
      <w:r w:rsidR="00EE536F">
        <w:t xml:space="preserve"> (an enormous planet lifting robot called A.T.L.A.S.)</w:t>
      </w:r>
      <w:ins w:id="175" w:author="nick ingeneri" w:date="2016-02-15T18:18:00Z">
        <w:r>
          <w:t xml:space="preserve"> meant to weigh very large objects, along with a selection of several planets of varying size and density.</w:t>
        </w:r>
      </w:ins>
    </w:p>
    <w:p w14:paraId="2417797B" w14:textId="77777777" w:rsidR="00A86236" w:rsidRDefault="00A86236" w:rsidP="00A86236">
      <w:pPr>
        <w:rPr>
          <w:ins w:id="176" w:author="nick ingeneri" w:date="2016-02-15T18:18:00Z"/>
        </w:rPr>
      </w:pPr>
    </w:p>
    <w:p w14:paraId="339C1CB5" w14:textId="60952762" w:rsidR="00A86236" w:rsidRPr="004B5055" w:rsidRDefault="00A86236" w:rsidP="00A86236">
      <w:pPr>
        <w:rPr>
          <w:ins w:id="177" w:author="nick ingeneri" w:date="2016-02-15T18:18:00Z"/>
          <w:b/>
        </w:rPr>
      </w:pPr>
      <w:ins w:id="178" w:author="nick ingeneri" w:date="2016-02-15T18:18:00Z">
        <w:r>
          <w:t xml:space="preserve">  </w:t>
        </w:r>
      </w:ins>
      <w:r w:rsidR="00314D7E">
        <w:rPr>
          <w:noProof/>
        </w:rPr>
        <w:drawing>
          <wp:inline distT="0" distB="0" distL="0" distR="0" wp14:anchorId="1D87982F" wp14:editId="7C8FDD32">
            <wp:extent cx="2316049" cy="37718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ingRobo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59978" cy="3843344"/>
                    </a:xfrm>
                    <a:prstGeom prst="rect">
                      <a:avLst/>
                    </a:prstGeom>
                  </pic:spPr>
                </pic:pic>
              </a:graphicData>
            </a:graphic>
          </wp:inline>
        </w:drawing>
      </w:r>
    </w:p>
    <w:p w14:paraId="07060800" w14:textId="77777777" w:rsidR="00A86236" w:rsidRDefault="00A86236" w:rsidP="00A86236">
      <w:pPr>
        <w:rPr>
          <w:ins w:id="179" w:author="nick ingeneri" w:date="2016-02-15T18:18:00Z"/>
        </w:rPr>
      </w:pPr>
    </w:p>
    <w:p w14:paraId="0D6D9CFA" w14:textId="77777777" w:rsidR="00A86236" w:rsidRDefault="00A86236" w:rsidP="00A86236">
      <w:pPr>
        <w:rPr>
          <w:ins w:id="180" w:author="nick ingeneri" w:date="2016-02-15T18:18:00Z"/>
        </w:rPr>
      </w:pPr>
      <w:ins w:id="181" w:author="nick ingeneri" w:date="2016-02-15T18:18:00Z">
        <w:r>
          <w:lastRenderedPageBreak/>
          <w:t>The object of the game is to balance the scale by adding planets (</w:t>
        </w:r>
        <w:proofErr w:type="spellStart"/>
        <w:r>
          <w:t>ie</w:t>
        </w:r>
        <w:proofErr w:type="spellEnd"/>
        <w:r>
          <w:t xml:space="preserve">. the proper amount of mass) to both sides of the planetary scale. </w:t>
        </w:r>
      </w:ins>
    </w:p>
    <w:p w14:paraId="412BE668" w14:textId="77777777" w:rsidR="00A86236" w:rsidRDefault="00A86236" w:rsidP="00A86236">
      <w:pPr>
        <w:rPr>
          <w:ins w:id="182" w:author="nick ingeneri" w:date="2016-02-15T18:18:00Z"/>
        </w:rPr>
      </w:pPr>
    </w:p>
    <w:p w14:paraId="4C32F77A" w14:textId="66EBC2AF" w:rsidR="00A86236" w:rsidRPr="00BD062C" w:rsidRDefault="00A86236" w:rsidP="00A86236">
      <w:pPr>
        <w:rPr>
          <w:ins w:id="183" w:author="nick ingeneri" w:date="2016-02-15T18:18:00Z"/>
        </w:rPr>
      </w:pPr>
      <w:ins w:id="184" w:author="nick ingeneri" w:date="2016-02-15T18:18:00Z">
        <w:r>
          <w:t>The player earns IQ reward based on how much time is left in the game timer once the scale is balanced</w:t>
        </w:r>
      </w:ins>
      <w:r w:rsidR="00EE536F">
        <w:t xml:space="preserve"> using ALL of the planets</w:t>
      </w:r>
      <w:ins w:id="185" w:author="nick ingeneri" w:date="2016-02-15T18:18:00Z">
        <w:r>
          <w:t>.</w:t>
        </w:r>
      </w:ins>
    </w:p>
    <w:p w14:paraId="5A4CD909" w14:textId="77777777" w:rsidR="00A86236" w:rsidRDefault="00A86236" w:rsidP="00A86236"/>
    <w:p w14:paraId="38345790" w14:textId="77777777" w:rsidR="00EE536F" w:rsidRDefault="00EE536F" w:rsidP="00EE536F">
      <w:pPr>
        <w:rPr>
          <w:ins w:id="186" w:author="nick ingeneri" w:date="2016-02-15T18:18:00Z"/>
        </w:rPr>
      </w:pPr>
      <w:ins w:id="187" w:author="nick ingeneri" w:date="2016-02-15T18:18:00Z">
        <w:r>
          <w:t xml:space="preserve">Play </w:t>
        </w:r>
      </w:ins>
      <w:r>
        <w:t xml:space="preserve">is </w:t>
      </w:r>
      <w:ins w:id="188" w:author="nick ingeneri" w:date="2016-02-15T18:18:00Z">
        <w:r>
          <w:t>scaled in the following ways:</w:t>
        </w:r>
      </w:ins>
    </w:p>
    <w:p w14:paraId="4B100EFF" w14:textId="3000A9E4" w:rsidR="00EE536F" w:rsidRDefault="00EE536F" w:rsidP="00EE536F">
      <w:pPr>
        <w:pStyle w:val="ListParagraph"/>
        <w:numPr>
          <w:ilvl w:val="0"/>
          <w:numId w:val="38"/>
        </w:numPr>
        <w:rPr>
          <w:ins w:id="189" w:author="nick ingeneri" w:date="2016-02-15T18:18:00Z"/>
        </w:rPr>
      </w:pPr>
      <w:r>
        <w:t xml:space="preserve">Create super heavy planets. </w:t>
      </w:r>
      <w:r w:rsidRPr="00EE536F">
        <w:rPr>
          <w:i/>
        </w:rPr>
        <w:t>Overbalancing the scale can cause it to break.</w:t>
      </w:r>
    </w:p>
    <w:p w14:paraId="421C24C1" w14:textId="3ADA4E42" w:rsidR="00EE536F" w:rsidRDefault="00EE536F" w:rsidP="00EE536F">
      <w:pPr>
        <w:pStyle w:val="ListParagraph"/>
        <w:numPr>
          <w:ilvl w:val="0"/>
          <w:numId w:val="38"/>
        </w:numPr>
      </w:pPr>
      <w:r>
        <w:t xml:space="preserve">Certain mixtures of size and mass are more difficult to account for quickly. </w:t>
      </w:r>
      <w:proofErr w:type="spellStart"/>
      <w:r>
        <w:t>Eg</w:t>
      </w:r>
      <w:proofErr w:type="spellEnd"/>
      <w:r>
        <w:t>. a small, super dense planet.</w:t>
      </w:r>
    </w:p>
    <w:p w14:paraId="417C1752" w14:textId="64E49152" w:rsidR="00EE536F" w:rsidRDefault="00EE536F" w:rsidP="00EE536F">
      <w:pPr>
        <w:pStyle w:val="ListParagraph"/>
        <w:numPr>
          <w:ilvl w:val="0"/>
          <w:numId w:val="38"/>
        </w:numPr>
        <w:rPr>
          <w:ins w:id="190" w:author="nick ingeneri" w:date="2016-02-15T18:18:00Z"/>
        </w:rPr>
      </w:pPr>
      <w:r>
        <w:t>Add satellites/moons to planets as an unknown mass factor.</w:t>
      </w:r>
    </w:p>
    <w:p w14:paraId="509774D0" w14:textId="77777777" w:rsidR="00EE536F" w:rsidRDefault="00EE536F" w:rsidP="00EE536F">
      <w:pPr>
        <w:rPr>
          <w:ins w:id="191" w:author="nick ingeneri" w:date="2016-02-15T18:18:00Z"/>
        </w:rPr>
      </w:pPr>
    </w:p>
    <w:p w14:paraId="5D69291A" w14:textId="77777777" w:rsidR="00EE536F" w:rsidRDefault="00EE536F" w:rsidP="00EE536F">
      <w:pPr>
        <w:rPr>
          <w:ins w:id="192" w:author="nick ingeneri" w:date="2016-02-15T18:18:00Z"/>
        </w:rPr>
      </w:pPr>
      <w:ins w:id="193" w:author="nick ingeneri" w:date="2016-02-15T18:18:00Z">
        <w:r>
          <w:t>Einstein Interaction</w:t>
        </w:r>
      </w:ins>
    </w:p>
    <w:p w14:paraId="265AA69C" w14:textId="3C292647" w:rsidR="00EE536F" w:rsidRDefault="00EE536F" w:rsidP="00EE536F">
      <w:pPr>
        <w:rPr>
          <w:ins w:id="194" w:author="nick ingeneri" w:date="2016-02-15T18:18:00Z"/>
        </w:rPr>
      </w:pPr>
      <w:ins w:id="195" w:author="nick ingeneri" w:date="2016-02-15T18:18:00Z">
        <w:r>
          <w:t>In Magnet</w:t>
        </w:r>
      </w:ins>
      <w:r>
        <w:t>-</w:t>
      </w:r>
      <w:proofErr w:type="spellStart"/>
      <w:r>
        <w:t>neato</w:t>
      </w:r>
      <w:proofErr w:type="spellEnd"/>
      <w:ins w:id="196" w:author="nick ingeneri" w:date="2016-02-15T18:18:00Z">
        <w:r>
          <w:t xml:space="preserve">, Einstein provides the player with </w:t>
        </w:r>
      </w:ins>
      <w:r w:rsidR="00732A8E">
        <w:t>hints when each planet is touched</w:t>
      </w:r>
      <w:ins w:id="197" w:author="nick ingeneri" w:date="2016-02-15T18:18:00Z">
        <w:r>
          <w:t>.</w:t>
        </w:r>
      </w:ins>
      <w:r w:rsidR="00732A8E">
        <w:t xml:space="preserve"> Listening to the hints will provide vital clues.</w:t>
      </w:r>
    </w:p>
    <w:p w14:paraId="7EB6722E" w14:textId="745FEF02" w:rsidR="00EE536F" w:rsidRPr="0042798A" w:rsidRDefault="00EE536F" w:rsidP="00EE536F">
      <w:pPr>
        <w:rPr>
          <w:ins w:id="198" w:author="nick ingeneri" w:date="2016-02-15T18:18:00Z"/>
        </w:rPr>
      </w:pPr>
      <w:ins w:id="199" w:author="nick ingeneri" w:date="2016-02-15T18:18:00Z">
        <w:r>
          <w:t xml:space="preserve">In addition, Einstein offers encouragement and reactions to </w:t>
        </w:r>
        <w:r>
          <w:rPr>
            <w:i/>
          </w:rPr>
          <w:t>key</w:t>
        </w:r>
        <w:r>
          <w:t xml:space="preserve"> game successes</w:t>
        </w:r>
      </w:ins>
      <w:r w:rsidR="00732A8E">
        <w:t>.</w:t>
      </w:r>
    </w:p>
    <w:p w14:paraId="4D8E12B1" w14:textId="77777777" w:rsidR="00EE536F" w:rsidRDefault="00EE536F" w:rsidP="00A86236"/>
    <w:p w14:paraId="17BB1C56" w14:textId="77777777" w:rsidR="00EE536F" w:rsidRDefault="00EE536F" w:rsidP="00A86236">
      <w:pPr>
        <w:rPr>
          <w:ins w:id="200" w:author="nick ingeneri" w:date="2016-02-15T18:18:00Z"/>
        </w:rPr>
      </w:pPr>
    </w:p>
    <w:p w14:paraId="512F26AE" w14:textId="2377FB89" w:rsidR="00A86236" w:rsidRDefault="00A86236" w:rsidP="00B71D70">
      <w:pPr>
        <w:pStyle w:val="Heading3"/>
        <w:rPr>
          <w:ins w:id="201" w:author="nick ingeneri" w:date="2016-02-15T18:18:00Z"/>
        </w:rPr>
      </w:pPr>
      <w:bookmarkStart w:id="202" w:name="_Toc444536004"/>
      <w:commentRangeStart w:id="203"/>
      <w:ins w:id="204" w:author="nick ingeneri" w:date="2016-02-15T18:18:00Z">
        <w:r>
          <w:t>Brain Game Option #</w:t>
        </w:r>
      </w:ins>
      <w:r w:rsidR="00560D1A">
        <w:t>4</w:t>
      </w:r>
      <w:ins w:id="205" w:author="nick ingeneri" w:date="2016-02-15T18:18:00Z">
        <w:r>
          <w:t>: Threes</w:t>
        </w:r>
      </w:ins>
      <w:commentRangeEnd w:id="203"/>
      <w:r w:rsidR="00B71D70">
        <w:rPr>
          <w:rStyle w:val="CommentReference"/>
          <w:rFonts w:asciiTheme="minorHAnsi" w:eastAsiaTheme="minorHAnsi" w:hAnsiTheme="minorHAnsi" w:cstheme="minorBidi"/>
          <w:b w:val="0"/>
          <w:bCs w:val="0"/>
          <w:color w:val="auto"/>
        </w:rPr>
        <w:commentReference w:id="203"/>
      </w:r>
      <w:bookmarkEnd w:id="202"/>
    </w:p>
    <w:p w14:paraId="18EBB715" w14:textId="77777777" w:rsidR="00A86236" w:rsidRDefault="00A86236" w:rsidP="00A86236">
      <w:pPr>
        <w:rPr>
          <w:ins w:id="206" w:author="nick ingeneri" w:date="2016-02-15T18:18:00Z"/>
        </w:rPr>
      </w:pPr>
      <w:ins w:id="207" w:author="nick ingeneri" w:date="2016-02-15T18:18:00Z">
        <w:r>
          <w:t>In Threes, the player is presented an addition or subtraction ‘equation’ that consists of two known elements and a single unknown element, with each element being expressed as a simple graphic - like a sun, flame, ice cube, flower, etc.</w:t>
        </w:r>
      </w:ins>
    </w:p>
    <w:p w14:paraId="25DB5A40" w14:textId="77777777" w:rsidR="00A86236" w:rsidRDefault="00A86236" w:rsidP="00A86236">
      <w:pPr>
        <w:rPr>
          <w:ins w:id="208" w:author="nick ingeneri" w:date="2016-02-15T18:18:00Z"/>
        </w:rPr>
      </w:pPr>
      <w:ins w:id="209" w:author="nick ingeneri" w:date="2016-02-15T18:18:00Z">
        <w:r>
          <w:t>The player’s job is to identify the relationship being expressed by the equation, and ‘solve’ it by dragging the most appropriate element below the equation into the unknown element slot. Most equations express relationships that are rooted in some scientific interaction (water + acorn = tree) or (water + sun = vapor) but other are simply amusing (car – gas can = walking person.)</w:t>
        </w:r>
      </w:ins>
    </w:p>
    <w:p w14:paraId="6B2216E0" w14:textId="77777777" w:rsidR="00A86236" w:rsidRDefault="00A86236" w:rsidP="00A86236">
      <w:pPr>
        <w:rPr>
          <w:ins w:id="210" w:author="nick ingeneri" w:date="2016-02-15T18:18:00Z"/>
        </w:rPr>
      </w:pPr>
    </w:p>
    <w:p w14:paraId="15D4701C" w14:textId="0E75E10D" w:rsidR="00A86236" w:rsidRDefault="00A86236" w:rsidP="00A86236">
      <w:pPr>
        <w:rPr>
          <w:ins w:id="211" w:author="nick ingeneri" w:date="2016-02-15T18:18:00Z"/>
        </w:rPr>
      </w:pPr>
      <w:ins w:id="212" w:author="nick ingeneri" w:date="2016-02-15T18:18:00Z">
        <w:r>
          <w:rPr>
            <w:noProof/>
          </w:rPr>
          <w:lastRenderedPageBreak/>
          <w:drawing>
            <wp:inline distT="0" distB="0" distL="0" distR="0" wp14:anchorId="5E0EF774" wp14:editId="7F381865">
              <wp:extent cx="1863999" cy="33137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95641" cy="3370028"/>
                      </a:xfrm>
                      <a:prstGeom prst="rect">
                        <a:avLst/>
                      </a:prstGeom>
                    </pic:spPr>
                  </pic:pic>
                </a:graphicData>
              </a:graphic>
            </wp:inline>
          </w:drawing>
        </w:r>
      </w:ins>
      <w:r w:rsidR="00E4770F">
        <w:tab/>
      </w:r>
    </w:p>
    <w:p w14:paraId="11DDA8D5" w14:textId="77777777" w:rsidR="00A86236" w:rsidRDefault="00A86236" w:rsidP="00A86236">
      <w:pPr>
        <w:rPr>
          <w:ins w:id="213" w:author="nick ingeneri" w:date="2016-02-15T18:18:00Z"/>
        </w:rPr>
      </w:pPr>
      <w:ins w:id="214" w:author="nick ingeneri" w:date="2016-02-15T18:18:00Z">
        <w:r>
          <w:t>If the player drags the wrong icon into the variable slot, it disappears in a puff of smoke and the timer immediately loses two seconds of time as a penalty.</w:t>
        </w:r>
      </w:ins>
    </w:p>
    <w:p w14:paraId="7FA2B1DE" w14:textId="77777777" w:rsidR="00A86236" w:rsidRDefault="00A86236" w:rsidP="00A86236">
      <w:pPr>
        <w:rPr>
          <w:ins w:id="215" w:author="nick ingeneri" w:date="2016-02-15T18:18:00Z"/>
        </w:rPr>
      </w:pPr>
    </w:p>
    <w:p w14:paraId="1F8E7E39" w14:textId="77777777" w:rsidR="00A86236" w:rsidRPr="000924D2" w:rsidRDefault="00A86236" w:rsidP="00A86236">
      <w:pPr>
        <w:rPr>
          <w:ins w:id="216" w:author="nick ingeneri" w:date="2016-02-15T18:18:00Z"/>
        </w:rPr>
      </w:pPr>
      <w:ins w:id="217" w:author="nick ingeneri" w:date="2016-02-15T18:18:00Z">
        <w:r>
          <w:t xml:space="preserve">The player earns IQ points based on how many equations are solved before time run out, with a bonus earned for every block of three equations solved. </w:t>
        </w:r>
      </w:ins>
    </w:p>
    <w:p w14:paraId="388D0BD4" w14:textId="77777777" w:rsidR="00A86236" w:rsidRDefault="00A86236" w:rsidP="00A86236">
      <w:pPr>
        <w:rPr>
          <w:ins w:id="218" w:author="nick ingeneri" w:date="2016-02-15T18:18:00Z"/>
        </w:rPr>
      </w:pPr>
    </w:p>
    <w:p w14:paraId="160B838F" w14:textId="026A1305" w:rsidR="00A86236" w:rsidRDefault="00A86236" w:rsidP="00B71D70">
      <w:pPr>
        <w:pStyle w:val="Heading3"/>
        <w:rPr>
          <w:ins w:id="219" w:author="nick ingeneri" w:date="2016-02-15T18:18:00Z"/>
        </w:rPr>
      </w:pPr>
      <w:bookmarkStart w:id="220" w:name="_Toc444536005"/>
      <w:ins w:id="221" w:author="nick ingeneri" w:date="2016-02-15T18:18:00Z">
        <w:r>
          <w:t>Brain Game Option #</w:t>
        </w:r>
      </w:ins>
      <w:r w:rsidR="00560D1A">
        <w:t>5</w:t>
      </w:r>
      <w:ins w:id="222" w:author="nick ingeneri" w:date="2016-02-15T18:18:00Z">
        <w:r>
          <w:t>: D</w:t>
        </w:r>
      </w:ins>
      <w:r w:rsidR="00560D1A">
        <w:t>id</w:t>
      </w:r>
      <w:ins w:id="223" w:author="nick ingeneri" w:date="2016-02-15T18:18:00Z">
        <w:r>
          <w:t xml:space="preserve"> you NO?</w:t>
        </w:r>
        <w:bookmarkEnd w:id="220"/>
      </w:ins>
    </w:p>
    <w:p w14:paraId="52C2B99F" w14:textId="06F027AD" w:rsidR="00A86236" w:rsidRDefault="00A86236" w:rsidP="00A86236">
      <w:pPr>
        <w:rPr>
          <w:ins w:id="224" w:author="nick ingeneri" w:date="2016-02-15T18:18:00Z"/>
        </w:rPr>
      </w:pPr>
      <w:ins w:id="225" w:author="nick ingeneri" w:date="2016-02-15T18:18:00Z">
        <w:r>
          <w:t>D</w:t>
        </w:r>
      </w:ins>
      <w:r w:rsidR="00560D1A">
        <w:t>id</w:t>
      </w:r>
      <w:ins w:id="226" w:author="nick ingeneri" w:date="2016-02-15T18:18:00Z">
        <w:r>
          <w:t xml:space="preserve"> you NO? is a quiz game in which the player is presented a ‘fact’ from a number of different scientific categories, and then must determine if it is, in fact, true.</w:t>
        </w:r>
      </w:ins>
      <w:r w:rsidR="00B71D70">
        <w:t xml:space="preserve"> The game is a good example of a completely dialog driven activity.</w:t>
      </w:r>
    </w:p>
    <w:p w14:paraId="1357FD34" w14:textId="77777777" w:rsidR="00A86236" w:rsidRDefault="00A86236" w:rsidP="00A86236">
      <w:pPr>
        <w:rPr>
          <w:ins w:id="227" w:author="nick ingeneri" w:date="2016-02-15T18:18:00Z"/>
        </w:rPr>
      </w:pPr>
    </w:p>
    <w:p w14:paraId="319971B5" w14:textId="77777777" w:rsidR="00A86236" w:rsidRDefault="00A86236" w:rsidP="00A86236">
      <w:pPr>
        <w:rPr>
          <w:ins w:id="228" w:author="nick ingeneri" w:date="2016-02-15T18:18:00Z"/>
        </w:rPr>
      </w:pPr>
      <w:ins w:id="229" w:author="nick ingeneri" w:date="2016-02-15T18:18:00Z">
        <w:r>
          <w:t>The player earns points based on how quickly each question is answered correctly, and can attempt to answer up to 16 questions before time runs out.</w:t>
        </w:r>
      </w:ins>
    </w:p>
    <w:p w14:paraId="66AC00F9" w14:textId="77777777" w:rsidR="00A86236" w:rsidRDefault="00A86236" w:rsidP="00A86236">
      <w:pPr>
        <w:rPr>
          <w:ins w:id="230" w:author="nick ingeneri" w:date="2016-02-15T18:18:00Z"/>
        </w:rPr>
      </w:pPr>
    </w:p>
    <w:p w14:paraId="6FAE3096" w14:textId="77777777" w:rsidR="00A86236" w:rsidRDefault="00A86236" w:rsidP="00A86236">
      <w:pPr>
        <w:rPr>
          <w:ins w:id="231" w:author="nick ingeneri" w:date="2016-02-15T18:18:00Z"/>
        </w:rPr>
      </w:pPr>
      <w:ins w:id="232" w:author="nick ingeneri" w:date="2016-02-15T18:18:00Z">
        <w:r>
          <w:rPr>
            <w:noProof/>
          </w:rPr>
          <w:lastRenderedPageBreak/>
          <w:drawing>
            <wp:inline distT="0" distB="0" distL="0" distR="0" wp14:anchorId="260CD32E" wp14:editId="550E422F">
              <wp:extent cx="2058829" cy="3660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dUN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5689" cy="3672335"/>
                      </a:xfrm>
                      <a:prstGeom prst="rect">
                        <a:avLst/>
                      </a:prstGeom>
                    </pic:spPr>
                  </pic:pic>
                </a:graphicData>
              </a:graphic>
            </wp:inline>
          </w:drawing>
        </w:r>
      </w:ins>
    </w:p>
    <w:p w14:paraId="088AEC6C" w14:textId="77777777" w:rsidR="00A86236" w:rsidRDefault="00A86236" w:rsidP="00A86236">
      <w:pPr>
        <w:rPr>
          <w:ins w:id="233" w:author="nick ingeneri" w:date="2016-02-15T18:18:00Z"/>
        </w:rPr>
      </w:pPr>
    </w:p>
    <w:p w14:paraId="549C9D83" w14:textId="77777777" w:rsidR="00A86236" w:rsidRDefault="00A86236" w:rsidP="00A86236">
      <w:ins w:id="234" w:author="nick ingeneri" w:date="2016-02-15T18:18:00Z">
        <w:r>
          <w:t>This game can be played verbally, with Einstein asking the questions and reacting to each verbal YES/NO response appropriately.</w:t>
        </w:r>
      </w:ins>
    </w:p>
    <w:p w14:paraId="003D0019" w14:textId="77777777" w:rsidR="00542CAC" w:rsidRDefault="00542CAC" w:rsidP="00A86236"/>
    <w:p w14:paraId="00508384" w14:textId="21B506CE" w:rsidR="00542CAC" w:rsidRDefault="00542CAC" w:rsidP="00A86236">
      <w:r>
        <w:t xml:space="preserve">The scientific ‘facts’ presented in this game should be drawn from some of the facts Einstein conveys to the user at different times during their </w:t>
      </w:r>
      <w:r w:rsidR="00902AF4">
        <w:t>conversations.</w:t>
      </w:r>
    </w:p>
    <w:p w14:paraId="7C609EB2" w14:textId="77777777" w:rsidR="00902AF4" w:rsidRDefault="00902AF4" w:rsidP="00A86236"/>
    <w:p w14:paraId="634629CC" w14:textId="77777777" w:rsidR="00A013BC" w:rsidRDefault="00A013BC" w:rsidP="00A013B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2EFD9" w:themeFill="accent6" w:themeFillTint="33"/>
        <w:tblLook w:val="04A0" w:firstRow="1" w:lastRow="0" w:firstColumn="1" w:lastColumn="0" w:noHBand="0" w:noVBand="1"/>
      </w:tblPr>
      <w:tblGrid>
        <w:gridCol w:w="9576"/>
      </w:tblGrid>
      <w:tr w:rsidR="00A013BC" w14:paraId="2B56540E" w14:textId="77777777" w:rsidTr="00060291">
        <w:tc>
          <w:tcPr>
            <w:tcW w:w="9576" w:type="dxa"/>
            <w:shd w:val="clear" w:color="auto" w:fill="E2EFD9" w:themeFill="accent6" w:themeFillTint="33"/>
          </w:tcPr>
          <w:p w14:paraId="15BE65EE" w14:textId="77777777" w:rsidR="00A013BC" w:rsidRPr="008E70C6" w:rsidRDefault="00A013BC" w:rsidP="00060291">
            <w:pPr>
              <w:rPr>
                <w:smallCaps/>
              </w:rPr>
            </w:pPr>
            <w:r>
              <w:rPr>
                <w:smallCaps/>
              </w:rPr>
              <w:t xml:space="preserve">Daily </w:t>
            </w:r>
            <w:proofErr w:type="spellStart"/>
            <w:r>
              <w:rPr>
                <w:smallCaps/>
              </w:rPr>
              <w:t>Kickstart</w:t>
            </w:r>
            <w:proofErr w:type="spellEnd"/>
          </w:p>
          <w:p w14:paraId="445927BD" w14:textId="00E1B00F" w:rsidR="00A013BC" w:rsidRDefault="00A013BC" w:rsidP="00A013BC">
            <w:r>
              <w:rPr>
                <w:sz w:val="20"/>
                <w:szCs w:val="20"/>
              </w:rPr>
              <w:t xml:space="preserve">If a science fact is conveyed during a Daily </w:t>
            </w:r>
            <w:proofErr w:type="spellStart"/>
            <w:r>
              <w:rPr>
                <w:sz w:val="20"/>
                <w:szCs w:val="20"/>
              </w:rPr>
              <w:t>Kickstart</w:t>
            </w:r>
            <w:proofErr w:type="spellEnd"/>
            <w:r>
              <w:rPr>
                <w:sz w:val="20"/>
                <w:szCs w:val="20"/>
              </w:rPr>
              <w:t xml:space="preserve">, then Einstein should assign a Did You NO? challenge using that fact. </w:t>
            </w:r>
          </w:p>
        </w:tc>
      </w:tr>
    </w:tbl>
    <w:p w14:paraId="38D2D54B" w14:textId="77777777" w:rsidR="00902AF4" w:rsidRPr="00087207" w:rsidRDefault="00902AF4" w:rsidP="00A86236">
      <w:pPr>
        <w:rPr>
          <w:ins w:id="235" w:author="nick ingeneri" w:date="2016-02-15T18:18:00Z"/>
        </w:rPr>
      </w:pPr>
    </w:p>
    <w:p w14:paraId="331537D4" w14:textId="77777777" w:rsidR="00FF6F47" w:rsidRDefault="00FF6F47" w:rsidP="005E4A44"/>
    <w:p w14:paraId="09604C49" w14:textId="31FA9A84" w:rsidR="00861BF0" w:rsidRDefault="00861BF0" w:rsidP="00856028">
      <w:pPr>
        <w:pStyle w:val="Heading2"/>
      </w:pPr>
      <w:bookmarkStart w:id="236" w:name="_Toc444536006"/>
      <w:r>
        <w:t>Pi Chart</w:t>
      </w:r>
      <w:r w:rsidR="00EA194B">
        <w:t xml:space="preserve"> – Scheduling Daily Activities</w:t>
      </w:r>
      <w:bookmarkEnd w:id="236"/>
    </w:p>
    <w:p w14:paraId="6C32D541" w14:textId="6DA88973" w:rsidR="00E81C2C" w:rsidRDefault="00594733" w:rsidP="00E81C2C">
      <w:r>
        <w:t>The Pi Chart is a 12-</w:t>
      </w:r>
      <w:r w:rsidR="00E81C2C">
        <w:t>hour</w:t>
      </w:r>
      <w:r>
        <w:t>,</w:t>
      </w:r>
      <w:r w:rsidR="00E81C2C">
        <w:t xml:space="preserve"> pie-chart style interface that allows the user to schedule </w:t>
      </w:r>
      <w:r w:rsidR="00722DF8">
        <w:t xml:space="preserve">certain activities </w:t>
      </w:r>
      <w:r>
        <w:t>and reminders</w:t>
      </w:r>
      <w:r w:rsidR="00AA7904">
        <w:t>. Events in the Pi Chart are ‘downloaded’ into Einstein and will automatically tr</w:t>
      </w:r>
      <w:r w:rsidR="005366B8">
        <w:t>igger at the appropriate time.</w:t>
      </w:r>
    </w:p>
    <w:p w14:paraId="77D97D4A" w14:textId="77777777" w:rsidR="005366B8" w:rsidRDefault="005366B8" w:rsidP="00E81C2C"/>
    <w:p w14:paraId="1D51C32E" w14:textId="77777777" w:rsidR="007B2C01" w:rsidRDefault="005366B8" w:rsidP="00E81C2C">
      <w:r>
        <w:t>Using the Pi-Chart interface, accessible from the Stein-O-</w:t>
      </w:r>
      <w:proofErr w:type="spellStart"/>
      <w:r>
        <w:t>Matic’s</w:t>
      </w:r>
      <w:proofErr w:type="spellEnd"/>
      <w:r>
        <w:t xml:space="preserve"> </w:t>
      </w:r>
      <w:r w:rsidR="007B2C01">
        <w:t>main menu, the user can schedule Einstein events on any day of the year. Events can be one time, or recurring.</w:t>
      </w:r>
    </w:p>
    <w:p w14:paraId="4E9EFD3A" w14:textId="095F2A41" w:rsidR="007B2C01" w:rsidRDefault="007B2C01" w:rsidP="00960856">
      <w:r>
        <w:t xml:space="preserve">Scheduled activities fall into one of a </w:t>
      </w:r>
      <w:r w:rsidR="009066FD">
        <w:t>two</w:t>
      </w:r>
      <w:r>
        <w:t xml:space="preserve"> categories:</w:t>
      </w:r>
      <w:r w:rsidR="00960856">
        <w:t xml:space="preserve"> </w:t>
      </w:r>
      <w:r>
        <w:t>Reminder</w:t>
      </w:r>
      <w:r w:rsidR="00960856">
        <w:t xml:space="preserve">s or </w:t>
      </w:r>
      <w:r w:rsidR="009066FD">
        <w:t xml:space="preserve">Einstein </w:t>
      </w:r>
      <w:r w:rsidR="00960856">
        <w:t>A</w:t>
      </w:r>
      <w:r>
        <w:t>ctivities</w:t>
      </w:r>
      <w:r w:rsidR="00960856">
        <w:t>.</w:t>
      </w:r>
    </w:p>
    <w:p w14:paraId="22E4C61F" w14:textId="77777777" w:rsidR="009066FD" w:rsidRDefault="009066FD" w:rsidP="00960856"/>
    <w:p w14:paraId="3D916A2E" w14:textId="41C01253" w:rsidR="009066FD" w:rsidRDefault="009066FD" w:rsidP="00960856">
      <w:r>
        <w:lastRenderedPageBreak/>
        <w:t xml:space="preserve">Reminders are </w:t>
      </w:r>
      <w:r w:rsidR="00CD259C">
        <w:t>standard</w:t>
      </w:r>
      <w:r>
        <w:t xml:space="preserve"> events or reminders that the user might add to any calendar (</w:t>
      </w:r>
      <w:proofErr w:type="spellStart"/>
      <w:r>
        <w:t>eg</w:t>
      </w:r>
      <w:proofErr w:type="spellEnd"/>
      <w:r>
        <w:t xml:space="preserve">. school, Mon-Fri, </w:t>
      </w:r>
      <w:r w:rsidR="00C50D82">
        <w:t>@</w:t>
      </w:r>
      <w:r>
        <w:t>8am-3pm or Piano Lesson, Tues @</w:t>
      </w:r>
      <w:r w:rsidR="00C50D82">
        <w:t>6:30.) Einstein Activities are</w:t>
      </w:r>
      <w:r w:rsidR="00CD259C">
        <w:t xml:space="preserve"> Einstein specific -</w:t>
      </w:r>
      <w:r w:rsidR="00C50D82">
        <w:t xml:space="preserve"> like the Wakeup Call</w:t>
      </w:r>
      <w:r w:rsidR="00CD259C">
        <w:t xml:space="preserve"> feature</w:t>
      </w:r>
      <w:r w:rsidR="00C50D82">
        <w:t xml:space="preserve">. Einstein Activities trigger </w:t>
      </w:r>
      <w:r w:rsidR="00804AE2">
        <w:t xml:space="preserve">a </w:t>
      </w:r>
      <w:r w:rsidR="00C50D82">
        <w:t>specific Einstein functi</w:t>
      </w:r>
      <w:r w:rsidR="00804AE2">
        <w:t>on</w:t>
      </w:r>
      <w:r w:rsidR="00C50D82">
        <w:t xml:space="preserve"> at a specific time</w:t>
      </w:r>
      <w:r w:rsidR="00804AE2">
        <w:t>,</w:t>
      </w:r>
      <w:r w:rsidR="00C50D82">
        <w:t xml:space="preserve"> set by the user.</w:t>
      </w:r>
    </w:p>
    <w:p w14:paraId="6416AD97" w14:textId="77777777" w:rsidR="00960856" w:rsidRDefault="00960856" w:rsidP="00960856"/>
    <w:p w14:paraId="550E5558" w14:textId="21ECE27E" w:rsidR="00960856" w:rsidRPr="00960856" w:rsidRDefault="00960856" w:rsidP="00960856">
      <w:pPr>
        <w:rPr>
          <w:i/>
        </w:rPr>
      </w:pPr>
      <w:r>
        <w:rPr>
          <w:i/>
        </w:rPr>
        <w:t>Any slices in the Pi-Chart that do not have a scheduled activity are filled with a Free Time slice.</w:t>
      </w:r>
    </w:p>
    <w:p w14:paraId="34CF24F7" w14:textId="77777777" w:rsidR="00960856" w:rsidRDefault="00960856" w:rsidP="00960856"/>
    <w:p w14:paraId="38DF2DDD" w14:textId="77777777" w:rsidR="00912731" w:rsidRDefault="00912731" w:rsidP="00E81C2C"/>
    <w:p w14:paraId="49801C1E" w14:textId="0C21D17D" w:rsidR="00912731" w:rsidRDefault="00912731" w:rsidP="00E81C2C">
      <w:r>
        <w:rPr>
          <w:noProof/>
        </w:rPr>
        <w:drawing>
          <wp:inline distT="0" distB="0" distL="0" distR="0" wp14:anchorId="7B1456D4" wp14:editId="2B92F319">
            <wp:extent cx="3937635" cy="29532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har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4003" cy="2973002"/>
                    </a:xfrm>
                    <a:prstGeom prst="rect">
                      <a:avLst/>
                    </a:prstGeom>
                  </pic:spPr>
                </pic:pic>
              </a:graphicData>
            </a:graphic>
          </wp:inline>
        </w:drawing>
      </w:r>
    </w:p>
    <w:p w14:paraId="65E270ED" w14:textId="77777777" w:rsidR="00AA7904" w:rsidRDefault="00AA7904" w:rsidP="00E81C2C"/>
    <w:p w14:paraId="564ACFF0" w14:textId="086E646E" w:rsidR="009D4911" w:rsidRDefault="0052290E" w:rsidP="00E81C2C">
      <w:r>
        <w:rPr>
          <w:noProof/>
        </w:rPr>
        <w:drawing>
          <wp:inline distT="0" distB="0" distL="0" distR="0" wp14:anchorId="0E0F9666" wp14:editId="0BC8F339">
            <wp:extent cx="3897642" cy="29232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hart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51884" cy="2963912"/>
                    </a:xfrm>
                    <a:prstGeom prst="rect">
                      <a:avLst/>
                    </a:prstGeom>
                  </pic:spPr>
                </pic:pic>
              </a:graphicData>
            </a:graphic>
          </wp:inline>
        </w:drawing>
      </w:r>
    </w:p>
    <w:p w14:paraId="0F181184" w14:textId="77777777" w:rsidR="009D4911" w:rsidRDefault="009D4911" w:rsidP="00E81C2C"/>
    <w:p w14:paraId="065E615E" w14:textId="77777777" w:rsidR="0052290E" w:rsidRDefault="0052290E" w:rsidP="00E81C2C"/>
    <w:p w14:paraId="5C286DAA" w14:textId="77777777" w:rsidR="0052290E" w:rsidRDefault="0052290E" w:rsidP="0052290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2EFD9" w:themeFill="accent6" w:themeFillTint="33"/>
        <w:tblLook w:val="04A0" w:firstRow="1" w:lastRow="0" w:firstColumn="1" w:lastColumn="0" w:noHBand="0" w:noVBand="1"/>
      </w:tblPr>
      <w:tblGrid>
        <w:gridCol w:w="9576"/>
      </w:tblGrid>
      <w:tr w:rsidR="0052290E" w14:paraId="502D2B2F" w14:textId="77777777" w:rsidTr="00DA5734">
        <w:tc>
          <w:tcPr>
            <w:tcW w:w="9576" w:type="dxa"/>
            <w:shd w:val="clear" w:color="auto" w:fill="E2EFD9" w:themeFill="accent6" w:themeFillTint="33"/>
          </w:tcPr>
          <w:p w14:paraId="1603FD9C" w14:textId="13962A29" w:rsidR="0052290E" w:rsidRPr="008E70C6" w:rsidRDefault="0052290E" w:rsidP="00DA5734">
            <w:pPr>
              <w:rPr>
                <w:smallCaps/>
              </w:rPr>
            </w:pPr>
            <w:r>
              <w:rPr>
                <w:smallCaps/>
              </w:rPr>
              <w:lastRenderedPageBreak/>
              <w:t xml:space="preserve">Daily </w:t>
            </w:r>
            <w:proofErr w:type="spellStart"/>
            <w:r>
              <w:rPr>
                <w:smallCaps/>
              </w:rPr>
              <w:t>Kickstart</w:t>
            </w:r>
            <w:proofErr w:type="spellEnd"/>
          </w:p>
          <w:p w14:paraId="2C0D417D" w14:textId="77777777" w:rsidR="00F36486" w:rsidRDefault="00F36486" w:rsidP="0052290E">
            <w:pPr>
              <w:rPr>
                <w:sz w:val="20"/>
                <w:szCs w:val="20"/>
              </w:rPr>
            </w:pPr>
            <w:r>
              <w:rPr>
                <w:sz w:val="20"/>
                <w:szCs w:val="20"/>
              </w:rPr>
              <w:t xml:space="preserve">The user always has the option to set a wakeup call. This is the </w:t>
            </w:r>
            <w:r w:rsidRPr="00F36486">
              <w:rPr>
                <w:b/>
                <w:sz w:val="20"/>
                <w:szCs w:val="20"/>
              </w:rPr>
              <w:t>Stein-O-</w:t>
            </w:r>
            <w:proofErr w:type="spellStart"/>
            <w:r w:rsidRPr="00F36486">
              <w:rPr>
                <w:b/>
                <w:sz w:val="20"/>
                <w:szCs w:val="20"/>
              </w:rPr>
              <w:t>Matic</w:t>
            </w:r>
            <w:proofErr w:type="spellEnd"/>
            <w:r>
              <w:rPr>
                <w:sz w:val="20"/>
                <w:szCs w:val="20"/>
              </w:rPr>
              <w:t xml:space="preserve"> </w:t>
            </w:r>
            <w:proofErr w:type="spellStart"/>
            <w:r>
              <w:rPr>
                <w:sz w:val="20"/>
                <w:szCs w:val="20"/>
              </w:rPr>
              <w:t>Kickstart</w:t>
            </w:r>
            <w:proofErr w:type="spellEnd"/>
            <w:r>
              <w:rPr>
                <w:sz w:val="20"/>
                <w:szCs w:val="20"/>
              </w:rPr>
              <w:t>.</w:t>
            </w:r>
          </w:p>
          <w:p w14:paraId="3224FDE6" w14:textId="2CED70CD" w:rsidR="0052290E" w:rsidRDefault="0052290E" w:rsidP="0052290E">
            <w:r>
              <w:rPr>
                <w:sz w:val="20"/>
                <w:szCs w:val="20"/>
              </w:rPr>
              <w:t xml:space="preserve">The </w:t>
            </w:r>
            <w:r w:rsidR="00F36486" w:rsidRPr="00F36486">
              <w:rPr>
                <w:b/>
                <w:sz w:val="20"/>
                <w:szCs w:val="20"/>
              </w:rPr>
              <w:t>Einstein</w:t>
            </w:r>
            <w:r w:rsidR="00F36486">
              <w:rPr>
                <w:sz w:val="20"/>
                <w:szCs w:val="20"/>
              </w:rPr>
              <w:t xml:space="preserve"> </w:t>
            </w:r>
            <w:r>
              <w:rPr>
                <w:sz w:val="20"/>
                <w:szCs w:val="20"/>
              </w:rPr>
              <w:t xml:space="preserve">Daily </w:t>
            </w:r>
            <w:proofErr w:type="spellStart"/>
            <w:r>
              <w:rPr>
                <w:sz w:val="20"/>
                <w:szCs w:val="20"/>
              </w:rPr>
              <w:t>Kickstart</w:t>
            </w:r>
            <w:proofErr w:type="spellEnd"/>
            <w:r>
              <w:rPr>
                <w:sz w:val="20"/>
                <w:szCs w:val="20"/>
              </w:rPr>
              <w:t xml:space="preserve"> is a permanent, hidden scheduled activity. However, it is time independent. That is, regardless of the actual time, the Daily </w:t>
            </w:r>
            <w:proofErr w:type="spellStart"/>
            <w:r>
              <w:rPr>
                <w:sz w:val="20"/>
                <w:szCs w:val="20"/>
              </w:rPr>
              <w:t>Kickstart</w:t>
            </w:r>
            <w:proofErr w:type="spellEnd"/>
            <w:r>
              <w:rPr>
                <w:sz w:val="20"/>
                <w:szCs w:val="20"/>
              </w:rPr>
              <w:t xml:space="preserve"> will take place immediately upon Einstein’s first wakeup each day, assuming a Pi-chart event is not already scheduled. If so, Einstein will wait until the scheduled event is over.   </w:t>
            </w:r>
          </w:p>
        </w:tc>
      </w:tr>
    </w:tbl>
    <w:p w14:paraId="6FDE809D" w14:textId="77777777" w:rsidR="0052290E" w:rsidRPr="00087207" w:rsidRDefault="0052290E" w:rsidP="0052290E">
      <w:pPr>
        <w:rPr>
          <w:ins w:id="237" w:author="nick ingeneri" w:date="2016-02-15T18:18:00Z"/>
        </w:rPr>
      </w:pPr>
    </w:p>
    <w:p w14:paraId="1A80D998" w14:textId="77777777" w:rsidR="0052290E" w:rsidRPr="00E81C2C" w:rsidRDefault="0052290E" w:rsidP="00E81C2C"/>
    <w:p w14:paraId="611FEFB7" w14:textId="0FB1DACC" w:rsidR="003958E0" w:rsidRDefault="0075489A" w:rsidP="00856028">
      <w:pPr>
        <w:pStyle w:val="Heading2"/>
      </w:pPr>
      <w:bookmarkStart w:id="238" w:name="_Toc444536007"/>
      <w:r>
        <w:t xml:space="preserve">Digital Lab </w:t>
      </w:r>
      <w:r w:rsidR="000443BE">
        <w:t>Experiments</w:t>
      </w:r>
      <w:r w:rsidR="00EA194B">
        <w:t xml:space="preserve"> – </w:t>
      </w:r>
      <w:r w:rsidR="000443BE">
        <w:t>Combining Imagination and Science</w:t>
      </w:r>
      <w:bookmarkEnd w:id="238"/>
      <w:r w:rsidR="000443BE">
        <w:t xml:space="preserve"> </w:t>
      </w:r>
    </w:p>
    <w:p w14:paraId="2266CF5C" w14:textId="40359510" w:rsidR="00933510" w:rsidRDefault="00547522" w:rsidP="00933510">
      <w:r>
        <w:t xml:space="preserve">In the </w:t>
      </w:r>
      <w:proofErr w:type="spellStart"/>
      <w:r w:rsidR="00F8483A">
        <w:t>Expermiments</w:t>
      </w:r>
      <w:proofErr w:type="spellEnd"/>
      <w:r>
        <w:t xml:space="preserve"> section of the Stein-O-</w:t>
      </w:r>
      <w:proofErr w:type="spellStart"/>
      <w:r>
        <w:t>matic</w:t>
      </w:r>
      <w:proofErr w:type="spellEnd"/>
      <w:r>
        <w:t xml:space="preserve"> 3000, the user can engage in more in-depth games</w:t>
      </w:r>
      <w:r w:rsidR="00277057">
        <w:t>, with verbal aid and encouragement provided by Einstein.</w:t>
      </w:r>
      <w:r w:rsidR="00902E33">
        <w:t xml:space="preserve"> Brain Games challenge the user’s hand-eye coordination and </w:t>
      </w:r>
      <w:r w:rsidR="008E2622">
        <w:t xml:space="preserve">brain agility </w:t>
      </w:r>
      <w:r w:rsidR="00902E33">
        <w:t xml:space="preserve">while teaching </w:t>
      </w:r>
      <w:r w:rsidR="003C1C12">
        <w:t xml:space="preserve">basic </w:t>
      </w:r>
      <w:r w:rsidR="00902E33">
        <w:t xml:space="preserve">scientific principles. </w:t>
      </w:r>
    </w:p>
    <w:p w14:paraId="5B78D106" w14:textId="77777777" w:rsidR="005C3F1A" w:rsidRDefault="005C3F1A" w:rsidP="008E2622"/>
    <w:p w14:paraId="38A26115" w14:textId="20E4581F" w:rsidR="003C1C12" w:rsidRPr="003C1C12" w:rsidRDefault="003C1C12" w:rsidP="008E2622">
      <w:pPr>
        <w:rPr>
          <w:i/>
        </w:rPr>
      </w:pPr>
      <w:r>
        <w:rPr>
          <w:i/>
        </w:rPr>
        <w:t>Because of the depth of these games, Einstein will launch with one Experiment. New Experiments can be added post launch.</w:t>
      </w:r>
    </w:p>
    <w:p w14:paraId="652E9BD9" w14:textId="77777777" w:rsidR="000A2061" w:rsidRDefault="000A2061" w:rsidP="00856028">
      <w:pPr>
        <w:pStyle w:val="Heading3"/>
      </w:pPr>
      <w:bookmarkStart w:id="239" w:name="_Toc444536008"/>
      <w:r>
        <w:t>Gravity</w:t>
      </w:r>
      <w:bookmarkEnd w:id="239"/>
    </w:p>
    <w:p w14:paraId="481DD070" w14:textId="2BD9969E" w:rsidR="000A2061" w:rsidRDefault="000A2061" w:rsidP="000A2061">
      <w:r>
        <w:t>In gravity, the user imagines himself traveling home in a spaceship from an interstellar voyage,</w:t>
      </w:r>
      <w:r w:rsidR="00560D1A">
        <w:t xml:space="preserve"> and having to reach his home planet</w:t>
      </w:r>
      <w:r>
        <w:t xml:space="preserve"> with only a </w:t>
      </w:r>
      <w:r w:rsidR="00560D1A">
        <w:t>small amount of fuel left for</w:t>
      </w:r>
      <w:r>
        <w:t xml:space="preserve"> his rocket engine</w:t>
      </w:r>
      <w:r w:rsidR="00722CAD">
        <w:t xml:space="preserve"> an</w:t>
      </w:r>
      <w:r w:rsidR="00A73095">
        <w:t>d</w:t>
      </w:r>
      <w:r w:rsidR="00722CAD">
        <w:t xml:space="preserve"> energy left in his battery cell</w:t>
      </w:r>
      <w:r>
        <w:t>. The player must reach Earth</w:t>
      </w:r>
      <w:r w:rsidR="00A73095">
        <w:t>,</w:t>
      </w:r>
      <w:r>
        <w:t xml:space="preserve"> on the other side of the screen</w:t>
      </w:r>
      <w:r w:rsidR="00A73095">
        <w:t>,</w:t>
      </w:r>
      <w:r>
        <w:t xml:space="preserve"> </w:t>
      </w:r>
      <w:r w:rsidR="00A73095">
        <w:t>with the aid of</w:t>
      </w:r>
      <w:r>
        <w:t xml:space="preserve"> the gravity of the surrounding pl</w:t>
      </w:r>
      <w:r w:rsidR="00050345">
        <w:t xml:space="preserve">anets. As a way of teaching </w:t>
      </w:r>
      <w:r>
        <w:t xml:space="preserve">the relationship between mass and gravity, the player can choose to resize any planet on the screen, or move its position before the level starts. Once the player </w:t>
      </w:r>
      <w:r w:rsidR="00560D1A">
        <w:t>fires</w:t>
      </w:r>
      <w:r>
        <w:t xml:space="preserve"> the rocket engine, </w:t>
      </w:r>
      <w:r w:rsidR="00D87D60">
        <w:t>inertia and gravity take</w:t>
      </w:r>
      <w:r>
        <w:t xml:space="preserve"> over. If the player has positioned the planetary bodies correctly, </w:t>
      </w:r>
      <w:r w:rsidR="00050345">
        <w:t>his</w:t>
      </w:r>
      <w:r w:rsidR="00560D1A">
        <w:t xml:space="preserve"> initial </w:t>
      </w:r>
      <w:r w:rsidR="00050345">
        <w:t>rocket boost plus</w:t>
      </w:r>
      <w:r w:rsidR="00560D1A">
        <w:t xml:space="preserve"> </w:t>
      </w:r>
      <w:r>
        <w:t xml:space="preserve">gravity should get him home safely. </w:t>
      </w:r>
    </w:p>
    <w:p w14:paraId="69B17D0E" w14:textId="77777777" w:rsidR="00560D1A" w:rsidRDefault="00560D1A" w:rsidP="000A2061"/>
    <w:p w14:paraId="2B9AC0D9" w14:textId="72E40932" w:rsidR="007417C4" w:rsidRPr="008E70C6" w:rsidRDefault="007417C4" w:rsidP="007417C4">
      <w:pPr>
        <w:rPr>
          <w:smallCaps/>
        </w:rPr>
      </w:pPr>
      <w:r>
        <w:rPr>
          <w:smallCaps/>
        </w:rPr>
        <w:t>The Journey</w:t>
      </w:r>
    </w:p>
    <w:p w14:paraId="38B6F74B" w14:textId="23B9DB48" w:rsidR="00560D1A" w:rsidRDefault="00560D1A" w:rsidP="000A2061">
      <w:r>
        <w:t xml:space="preserve">Each time the player fires his rocket engine, the ship will be at the mercy of the initial thrust vector and </w:t>
      </w:r>
      <w:r w:rsidR="006E038B">
        <w:t>the planet’s</w:t>
      </w:r>
      <w:r>
        <w:t xml:space="preserve"> gravity ‘wells.’ During this phase, the screen zooms in on the ship, following its path around the solar system. While moving, the ship will show the path it’s taken via a curvy dotted line. If the player does NOT reached Earth, the screen zooms back out and we can see clearly the path the ship as taken (due to the dotted line) and make any corrections necessary to the solar system and try again. </w:t>
      </w:r>
    </w:p>
    <w:p w14:paraId="64910BE0" w14:textId="77777777" w:rsidR="00634FE2" w:rsidRDefault="00634FE2" w:rsidP="000A2061"/>
    <w:p w14:paraId="17A07980" w14:textId="3FFB1836" w:rsidR="00A86236" w:rsidRDefault="00A86236" w:rsidP="00A86236">
      <w:pPr>
        <w:rPr>
          <w:ins w:id="240" w:author="nick ingeneri" w:date="2016-02-15T18:19:00Z"/>
        </w:rPr>
      </w:pPr>
      <w:ins w:id="241" w:author="nick ingeneri" w:date="2016-02-15T18:19:00Z">
        <w:r>
          <w:t xml:space="preserve">Once the rocket engine is fired, the </w:t>
        </w:r>
      </w:ins>
      <w:r w:rsidR="00050345">
        <w:t>ship is essentially hurtling through space without a pilot. During this journey, the player</w:t>
      </w:r>
      <w:ins w:id="242" w:author="nick ingeneri" w:date="2016-02-15T18:19:00Z">
        <w:r>
          <w:t xml:space="preserve"> </w:t>
        </w:r>
      </w:ins>
      <w:r w:rsidR="00050345">
        <w:t xml:space="preserve">can </w:t>
      </w:r>
      <w:ins w:id="243" w:author="nick ingeneri" w:date="2016-02-15T18:19:00Z">
        <w:r>
          <w:t>use the ship</w:t>
        </w:r>
      </w:ins>
      <w:r w:rsidR="00050345">
        <w:t>’</w:t>
      </w:r>
      <w:ins w:id="244" w:author="nick ingeneri" w:date="2016-02-15T18:19:00Z">
        <w:r>
          <w:t xml:space="preserve">s very limited </w:t>
        </w:r>
      </w:ins>
      <w:r w:rsidR="00050345">
        <w:t xml:space="preserve">battery supply to power his </w:t>
      </w:r>
      <w:ins w:id="245" w:author="nick ingeneri" w:date="2016-02-15T18:19:00Z">
        <w:r>
          <w:t>shields and protect it</w:t>
        </w:r>
      </w:ins>
      <w:r w:rsidR="007B0CA6">
        <w:t xml:space="preserve"> from space debris, </w:t>
      </w:r>
      <w:r w:rsidR="00050345">
        <w:t>heat from stars</w:t>
      </w:r>
      <w:r w:rsidR="007B0CA6">
        <w:t xml:space="preserve"> or the occasional attack from roving alien saucers</w:t>
      </w:r>
      <w:ins w:id="246" w:author="nick ingeneri" w:date="2016-02-15T18:19:00Z">
        <w:r>
          <w:t>.</w:t>
        </w:r>
      </w:ins>
    </w:p>
    <w:p w14:paraId="0261F0AE" w14:textId="77777777" w:rsidR="00A86236" w:rsidRDefault="00A86236" w:rsidP="00A86236">
      <w:pPr>
        <w:rPr>
          <w:ins w:id="247" w:author="nick ingeneri" w:date="2016-02-15T18:19:00Z"/>
        </w:rPr>
      </w:pPr>
    </w:p>
    <w:p w14:paraId="4E0EC0DB" w14:textId="325DF7B7" w:rsidR="007864B5" w:rsidRPr="008E70C6" w:rsidRDefault="007864B5" w:rsidP="007864B5">
      <w:pPr>
        <w:rPr>
          <w:smallCaps/>
        </w:rPr>
      </w:pPr>
      <w:r>
        <w:rPr>
          <w:smallCaps/>
        </w:rPr>
        <w:t>Scientific Principles</w:t>
      </w:r>
    </w:p>
    <w:p w14:paraId="773AC9A9" w14:textId="44C29A4A" w:rsidR="00A86236" w:rsidRDefault="007864B5" w:rsidP="00A86236">
      <w:pPr>
        <w:rPr>
          <w:ins w:id="248" w:author="nick ingeneri" w:date="2016-02-15T18:19:00Z"/>
        </w:rPr>
      </w:pPr>
      <w:r>
        <w:t>The player learns about basic i</w:t>
      </w:r>
      <w:ins w:id="249" w:author="nick ingeneri" w:date="2016-02-15T18:19:00Z">
        <w:r w:rsidR="00A86236">
          <w:t xml:space="preserve">nertia, </w:t>
        </w:r>
      </w:ins>
      <w:r>
        <w:t>m</w:t>
      </w:r>
      <w:ins w:id="250" w:author="nick ingeneri" w:date="2016-02-15T18:19:00Z">
        <w:r w:rsidR="00A86236">
          <w:t xml:space="preserve">ass, </w:t>
        </w:r>
      </w:ins>
      <w:r>
        <w:t>v</w:t>
      </w:r>
      <w:ins w:id="251" w:author="nick ingeneri" w:date="2016-02-15T18:19:00Z">
        <w:r w:rsidR="00A86236">
          <w:t xml:space="preserve">olume and </w:t>
        </w:r>
      </w:ins>
      <w:r>
        <w:t>g</w:t>
      </w:r>
      <w:ins w:id="252" w:author="nick ingeneri" w:date="2016-02-15T18:19:00Z">
        <w:r w:rsidR="00A86236">
          <w:t>ravity.</w:t>
        </w:r>
      </w:ins>
    </w:p>
    <w:p w14:paraId="347D16E3" w14:textId="77777777" w:rsidR="007864B5" w:rsidRDefault="00A86236" w:rsidP="00A86236">
      <w:ins w:id="253" w:author="nick ingeneri" w:date="2016-02-15T18:19:00Z">
        <w:r>
          <w:t>The player learns that the mass of a planet is a factor of its size</w:t>
        </w:r>
      </w:ins>
      <w:r w:rsidR="007864B5">
        <w:t xml:space="preserve"> (volume)</w:t>
      </w:r>
      <w:ins w:id="254" w:author="nick ingeneri" w:date="2016-02-15T18:19:00Z">
        <w:r>
          <w:t xml:space="preserve"> and density</w:t>
        </w:r>
      </w:ins>
      <w:r w:rsidR="007864B5">
        <w:t xml:space="preserve"> – and that a more massive object has a stronger gravitational force</w:t>
      </w:r>
      <w:ins w:id="255" w:author="nick ingeneri" w:date="2016-02-15T18:19:00Z">
        <w:r>
          <w:t xml:space="preserve">. </w:t>
        </w:r>
      </w:ins>
    </w:p>
    <w:p w14:paraId="25574B08" w14:textId="6F7A218C" w:rsidR="00A86236" w:rsidRPr="00E57467" w:rsidRDefault="00E57467" w:rsidP="00A86236">
      <w:pPr>
        <w:rPr>
          <w:ins w:id="256" w:author="nick ingeneri" w:date="2016-02-15T18:19:00Z"/>
          <w:i/>
        </w:rPr>
      </w:pPr>
      <w:r w:rsidRPr="00E57467">
        <w:rPr>
          <w:i/>
        </w:rPr>
        <w:lastRenderedPageBreak/>
        <w:t xml:space="preserve">Note: </w:t>
      </w:r>
      <w:r w:rsidR="007864B5" w:rsidRPr="00E57467">
        <w:rPr>
          <w:i/>
        </w:rPr>
        <w:t>T</w:t>
      </w:r>
      <w:ins w:id="257" w:author="nick ingeneri" w:date="2016-02-15T18:19:00Z">
        <w:r w:rsidR="00A86236" w:rsidRPr="00E57467">
          <w:rPr>
            <w:i/>
          </w:rPr>
          <w:t xml:space="preserve">he planets used during Gravity are the same ones encountered in the </w:t>
        </w:r>
        <w:proofErr w:type="spellStart"/>
        <w:r w:rsidR="00A86236" w:rsidRPr="00E57467">
          <w:rPr>
            <w:i/>
          </w:rPr>
          <w:t>Massamatics</w:t>
        </w:r>
        <w:proofErr w:type="spellEnd"/>
        <w:r w:rsidR="00A86236" w:rsidRPr="00E57467">
          <w:rPr>
            <w:i/>
          </w:rPr>
          <w:t xml:space="preserve"> Brain Game. This familiarity should help the player more quickly setup his solar system for a safe return trip.</w:t>
        </w:r>
      </w:ins>
    </w:p>
    <w:p w14:paraId="20E640CF" w14:textId="77777777" w:rsidR="00A86236" w:rsidRDefault="00A86236" w:rsidP="00A86236">
      <w:pPr>
        <w:rPr>
          <w:ins w:id="258" w:author="nick ingeneri" w:date="2016-02-15T18:19:00Z"/>
        </w:rPr>
      </w:pPr>
    </w:p>
    <w:p w14:paraId="3C5102F1" w14:textId="77777777" w:rsidR="00A86236" w:rsidRDefault="00A86236" w:rsidP="00A86236">
      <w:pPr>
        <w:rPr>
          <w:ins w:id="259" w:author="nick ingeneri" w:date="2016-02-15T18:19:00Z"/>
        </w:rPr>
      </w:pPr>
      <w:ins w:id="260" w:author="nick ingeneri" w:date="2016-02-15T18:19:00Z">
        <w:r>
          <w:t>Reward</w:t>
        </w:r>
      </w:ins>
    </w:p>
    <w:p w14:paraId="0AEAA4CE" w14:textId="75BAD865" w:rsidR="00A86236" w:rsidRDefault="00A86236" w:rsidP="00A86236">
      <w:pPr>
        <w:rPr>
          <w:ins w:id="261" w:author="nick ingeneri" w:date="2016-02-15T18:19:00Z"/>
        </w:rPr>
      </w:pPr>
      <w:ins w:id="262" w:author="nick ingeneri" w:date="2016-02-15T18:19:00Z">
        <w:r>
          <w:t>Successfully navigating home will reward the player with IQ point</w:t>
        </w:r>
      </w:ins>
      <w:r w:rsidR="00050345">
        <w:t>s</w:t>
      </w:r>
      <w:ins w:id="263" w:author="nick ingeneri" w:date="2016-02-15T18:19:00Z">
        <w:r>
          <w:t xml:space="preserve"> based on the distance traveled </w:t>
        </w:r>
      </w:ins>
      <w:r w:rsidR="00AA3BFA">
        <w:t>(the longer the better)</w:t>
      </w:r>
      <w:r w:rsidR="009E307C">
        <w:t>, with a bonus earned for any remaining battery power.</w:t>
      </w:r>
      <w:ins w:id="264" w:author="nick ingeneri" w:date="2016-02-15T18:19:00Z">
        <w:r>
          <w:t xml:space="preserve"> </w:t>
        </w:r>
      </w:ins>
    </w:p>
    <w:p w14:paraId="629539BB" w14:textId="77777777" w:rsidR="008E2622" w:rsidRDefault="008E2622" w:rsidP="008E2622"/>
    <w:p w14:paraId="1D5DEA12" w14:textId="77777777" w:rsidR="00221E89" w:rsidRDefault="00221E89" w:rsidP="008E2622"/>
    <w:p w14:paraId="45903D5B" w14:textId="6E1D2381" w:rsidR="00733F1F" w:rsidRPr="00E6102B" w:rsidRDefault="00E6102B" w:rsidP="00E6102B">
      <w:pPr>
        <w:rPr>
          <w:i/>
        </w:rPr>
      </w:pPr>
      <w:r w:rsidRPr="00E6102B">
        <w:rPr>
          <w:i/>
        </w:rPr>
        <w:t xml:space="preserve">Note: </w:t>
      </w:r>
      <w:r w:rsidR="00D1732A" w:rsidRPr="00E6102B">
        <w:rPr>
          <w:i/>
        </w:rPr>
        <w:t xml:space="preserve">The </w:t>
      </w:r>
      <w:r w:rsidR="002F61A4">
        <w:rPr>
          <w:i/>
        </w:rPr>
        <w:t>Experiments</w:t>
      </w:r>
      <w:r w:rsidR="00FE151B" w:rsidRPr="00E6102B">
        <w:rPr>
          <w:i/>
        </w:rPr>
        <w:t xml:space="preserve"> </w:t>
      </w:r>
      <w:r w:rsidR="00D1732A" w:rsidRPr="00E6102B">
        <w:rPr>
          <w:i/>
        </w:rPr>
        <w:t xml:space="preserve">section of the mobile App is designed to be expanded with additional </w:t>
      </w:r>
      <w:r w:rsidR="00560D1A">
        <w:rPr>
          <w:i/>
        </w:rPr>
        <w:t xml:space="preserve">In-App </w:t>
      </w:r>
      <w:r w:rsidR="00D1732A" w:rsidRPr="00E6102B">
        <w:rPr>
          <w:i/>
        </w:rPr>
        <w:t>content</w:t>
      </w:r>
      <w:r w:rsidR="008E2622" w:rsidRPr="00E6102B">
        <w:rPr>
          <w:i/>
        </w:rPr>
        <w:t xml:space="preserve"> packs</w:t>
      </w:r>
      <w:r w:rsidR="002F61A4">
        <w:rPr>
          <w:i/>
        </w:rPr>
        <w:t xml:space="preserve"> post launch</w:t>
      </w:r>
      <w:r w:rsidR="00FB4AD5" w:rsidRPr="00E6102B">
        <w:rPr>
          <w:i/>
        </w:rPr>
        <w:t>.</w:t>
      </w:r>
    </w:p>
    <w:p w14:paraId="22AEF387" w14:textId="77777777" w:rsidR="004155FC" w:rsidRDefault="004155FC" w:rsidP="001221E3">
      <w:pPr>
        <w:ind w:firstLine="720"/>
      </w:pPr>
    </w:p>
    <w:p w14:paraId="2CC1548A" w14:textId="7A30E146" w:rsidR="004155FC" w:rsidRDefault="00E7321A" w:rsidP="001A03DD">
      <w:pPr>
        <w:pStyle w:val="Heading2"/>
      </w:pPr>
      <w:bookmarkStart w:id="265" w:name="_Toc444536009"/>
      <w:r>
        <w:t>Research Files</w:t>
      </w:r>
      <w:r w:rsidR="001A03DD">
        <w:t xml:space="preserve"> – Learning from the Master</w:t>
      </w:r>
      <w:bookmarkEnd w:id="265"/>
    </w:p>
    <w:p w14:paraId="7C6C4FCB" w14:textId="77777777" w:rsidR="004649C3" w:rsidRDefault="004649C3" w:rsidP="004649C3">
      <w:pPr>
        <w:rPr>
          <w:ins w:id="266" w:author="nick ingeneri" w:date="2016-02-29T18:01:00Z"/>
        </w:rPr>
      </w:pPr>
      <w:ins w:id="267" w:author="nick ingeneri" w:date="2016-02-29T18:01:00Z">
        <w:r>
          <w:t>In the research section of the Stein-O-</w:t>
        </w:r>
        <w:proofErr w:type="spellStart"/>
        <w:r>
          <w:t>Matic</w:t>
        </w:r>
        <w:proofErr w:type="spellEnd"/>
        <w:r>
          <w:t xml:space="preserve">, the user can access an expanding library of motion graphic videos on a number of topics. Initially, these topics will be limited to Einstein’s own scientific accomplishments, </w:t>
        </w:r>
        <w:r w:rsidRPr="007E0555">
          <w:t>with other topics available post launch</w:t>
        </w:r>
        <w:r w:rsidRPr="00991DC0">
          <w:rPr>
            <w:i/>
          </w:rPr>
          <w:t>.</w:t>
        </w:r>
        <w:r>
          <w:t xml:space="preserve">  </w:t>
        </w:r>
      </w:ins>
    </w:p>
    <w:p w14:paraId="623E0911" w14:textId="77777777" w:rsidR="004649C3" w:rsidRDefault="004649C3" w:rsidP="004649C3">
      <w:pPr>
        <w:ind w:firstLine="360"/>
        <w:rPr>
          <w:ins w:id="268" w:author="nick ingeneri" w:date="2016-02-29T18:01:00Z"/>
        </w:rPr>
      </w:pPr>
      <w:ins w:id="269" w:author="nick ingeneri" w:date="2016-02-29T18:01:00Z">
        <w:r>
          <w:t>For each of these topics, a short motion graphic presentation will play out on the Stein-O-</w:t>
        </w:r>
        <w:proofErr w:type="spellStart"/>
        <w:r>
          <w:t>Matic</w:t>
        </w:r>
        <w:proofErr w:type="spellEnd"/>
        <w:r>
          <w:t xml:space="preserve"> as Einstein provides the narration. </w:t>
        </w:r>
      </w:ins>
    </w:p>
    <w:p w14:paraId="00EEC7CB" w14:textId="77777777" w:rsidR="004649C3" w:rsidRDefault="004649C3" w:rsidP="004649C3">
      <w:pPr>
        <w:ind w:firstLine="360"/>
        <w:rPr>
          <w:ins w:id="270" w:author="nick ingeneri" w:date="2016-02-29T18:01:00Z"/>
        </w:rPr>
      </w:pPr>
      <w:ins w:id="271" w:author="nick ingeneri" w:date="2016-02-29T18:01:00Z">
        <w:r>
          <w:t>The videos will be accessed by locating and selecting them from a list in the Stein-O-</w:t>
        </w:r>
        <w:proofErr w:type="spellStart"/>
        <w:r>
          <w:t>Matic</w:t>
        </w:r>
        <w:proofErr w:type="spellEnd"/>
        <w:r>
          <w:t xml:space="preserve">, OR by navigating Einstein’s conversational menu tree. </w:t>
        </w:r>
      </w:ins>
    </w:p>
    <w:p w14:paraId="63735876" w14:textId="77777777" w:rsidR="004649C3" w:rsidRDefault="004649C3" w:rsidP="004649C3">
      <w:pPr>
        <w:rPr>
          <w:ins w:id="272" w:author="nick ingeneri" w:date="2016-02-29T18:01:00Z"/>
          <w:i/>
        </w:rPr>
      </w:pPr>
    </w:p>
    <w:p w14:paraId="5B159D07" w14:textId="77777777" w:rsidR="004649C3" w:rsidRDefault="004649C3" w:rsidP="004649C3">
      <w:pPr>
        <w:rPr>
          <w:ins w:id="273" w:author="nick ingeneri" w:date="2016-02-29T18:01:00Z"/>
          <w:i/>
        </w:rPr>
      </w:pPr>
      <w:ins w:id="274" w:author="nick ingeneri" w:date="2016-02-29T18:01:00Z">
        <w:r w:rsidRPr="00BD15BF">
          <w:rPr>
            <w:i/>
          </w:rPr>
          <w:t xml:space="preserve">Dialog navigation is still being designed, but </w:t>
        </w:r>
        <w:r>
          <w:rPr>
            <w:i/>
          </w:rPr>
          <w:t xml:space="preserve">accessing a video via dialog </w:t>
        </w:r>
        <w:r w:rsidRPr="00BD15BF">
          <w:rPr>
            <w:i/>
          </w:rPr>
          <w:t>may look like this:</w:t>
        </w:r>
      </w:ins>
    </w:p>
    <w:p w14:paraId="67360C01" w14:textId="77777777" w:rsidR="004649C3" w:rsidRDefault="004649C3" w:rsidP="004649C3">
      <w:pPr>
        <w:ind w:firstLine="360"/>
        <w:rPr>
          <w:ins w:id="275" w:author="nick ingeneri" w:date="2016-02-29T18:01:00Z"/>
          <w:i/>
        </w:rPr>
      </w:pPr>
    </w:p>
    <w:p w14:paraId="1F7762E0" w14:textId="77777777" w:rsidR="004649C3" w:rsidRDefault="004649C3" w:rsidP="004649C3">
      <w:pPr>
        <w:ind w:firstLine="360"/>
        <w:rPr>
          <w:ins w:id="276" w:author="nick ingeneri" w:date="2016-02-29T18:01:00Z"/>
          <w:i/>
        </w:rPr>
      </w:pPr>
      <w:ins w:id="277" w:author="nick ingeneri" w:date="2016-02-29T18:01:00Z">
        <w:r>
          <w:rPr>
            <w:i/>
          </w:rPr>
          <w:t>“Einstein, can you [TELL] me about [RELATIVITY]?”</w:t>
        </w:r>
      </w:ins>
    </w:p>
    <w:p w14:paraId="4218DD0D" w14:textId="77777777" w:rsidR="004649C3" w:rsidRDefault="004649C3" w:rsidP="004649C3">
      <w:pPr>
        <w:ind w:firstLine="360"/>
        <w:rPr>
          <w:ins w:id="278" w:author="nick ingeneri" w:date="2016-02-29T18:01:00Z"/>
          <w:i/>
        </w:rPr>
      </w:pPr>
      <w:ins w:id="279" w:author="nick ingeneri" w:date="2016-02-29T18:01:00Z">
        <w:r>
          <w:rPr>
            <w:i/>
          </w:rPr>
          <w:t xml:space="preserve"> </w:t>
        </w:r>
      </w:ins>
    </w:p>
    <w:p w14:paraId="4EE525F8" w14:textId="77777777" w:rsidR="004649C3" w:rsidRPr="00BD15BF" w:rsidRDefault="004649C3" w:rsidP="004649C3">
      <w:pPr>
        <w:ind w:firstLine="360"/>
        <w:rPr>
          <w:ins w:id="280" w:author="nick ingeneri" w:date="2016-02-29T18:01:00Z"/>
          <w:i/>
        </w:rPr>
      </w:pPr>
      <w:ins w:id="281" w:author="nick ingeneri" w:date="2016-02-29T18:01:00Z">
        <w:r>
          <w:rPr>
            <w:i/>
          </w:rPr>
          <w:t>The keyword [TELL] immediately loads the TELL keyword group in which the keyword [RELATIVITY] launches the relativity video sequence.</w:t>
        </w:r>
      </w:ins>
    </w:p>
    <w:p w14:paraId="47EE8AA9" w14:textId="77777777" w:rsidR="004649C3" w:rsidRDefault="004649C3" w:rsidP="004649C3">
      <w:pPr>
        <w:rPr>
          <w:ins w:id="282" w:author="nick ingeneri" w:date="2016-02-29T18:01:00Z"/>
        </w:rPr>
      </w:pPr>
    </w:p>
    <w:p w14:paraId="254A60FE" w14:textId="77777777" w:rsidR="004649C3" w:rsidRDefault="004649C3" w:rsidP="004649C3">
      <w:pPr>
        <w:rPr>
          <w:ins w:id="283" w:author="nick ingeneri" w:date="2016-02-29T18:01:00Z"/>
        </w:rPr>
      </w:pPr>
      <w:ins w:id="284" w:author="nick ingeneri" w:date="2016-02-29T18:01:00Z">
        <w:r>
          <w:t>Einstein will launch with (a maximum) of 5 video segments.</w:t>
        </w:r>
      </w:ins>
    </w:p>
    <w:p w14:paraId="3177C3D2" w14:textId="77777777" w:rsidR="004649C3" w:rsidRDefault="004649C3" w:rsidP="004649C3">
      <w:pPr>
        <w:pStyle w:val="ListParagraph"/>
        <w:numPr>
          <w:ilvl w:val="0"/>
          <w:numId w:val="35"/>
        </w:numPr>
        <w:rPr>
          <w:ins w:id="285" w:author="nick ingeneri" w:date="2016-02-29T18:01:00Z"/>
        </w:rPr>
      </w:pPr>
      <w:ins w:id="286" w:author="nick ingeneri" w:date="2016-02-29T18:01:00Z">
        <w:r>
          <w:t>The general Theory of Relativity</w:t>
        </w:r>
      </w:ins>
    </w:p>
    <w:p w14:paraId="5AA01712" w14:textId="77777777" w:rsidR="004649C3" w:rsidRDefault="004649C3" w:rsidP="004649C3">
      <w:pPr>
        <w:pStyle w:val="ListParagraph"/>
        <w:numPr>
          <w:ilvl w:val="0"/>
          <w:numId w:val="35"/>
        </w:numPr>
        <w:rPr>
          <w:ins w:id="287" w:author="nick ingeneri" w:date="2016-02-29T18:01:00Z"/>
        </w:rPr>
      </w:pPr>
      <w:ins w:id="288" w:author="nick ingeneri" w:date="2016-02-29T18:01:00Z">
        <w:r>
          <w:t>The special Theory of Relativity</w:t>
        </w:r>
      </w:ins>
    </w:p>
    <w:p w14:paraId="4AA1E7D4" w14:textId="77777777" w:rsidR="004649C3" w:rsidRDefault="004649C3" w:rsidP="004649C3">
      <w:pPr>
        <w:pStyle w:val="ListParagraph"/>
        <w:numPr>
          <w:ilvl w:val="0"/>
          <w:numId w:val="35"/>
        </w:numPr>
        <w:rPr>
          <w:ins w:id="289" w:author="nick ingeneri" w:date="2016-02-29T18:01:00Z"/>
        </w:rPr>
      </w:pPr>
      <w:ins w:id="290" w:author="nick ingeneri" w:date="2016-02-29T18:01:00Z">
        <w:r>
          <w:t>Time</w:t>
        </w:r>
      </w:ins>
    </w:p>
    <w:p w14:paraId="40478522" w14:textId="77777777" w:rsidR="004649C3" w:rsidRDefault="004649C3" w:rsidP="004649C3">
      <w:pPr>
        <w:pStyle w:val="ListParagraph"/>
        <w:numPr>
          <w:ilvl w:val="0"/>
          <w:numId w:val="35"/>
        </w:numPr>
        <w:rPr>
          <w:ins w:id="291" w:author="nick ingeneri" w:date="2016-02-29T18:01:00Z"/>
        </w:rPr>
      </w:pPr>
      <w:ins w:id="292" w:author="nick ingeneri" w:date="2016-02-29T18:01:00Z">
        <w:r>
          <w:t>Gravity</w:t>
        </w:r>
      </w:ins>
    </w:p>
    <w:p w14:paraId="12CB5062" w14:textId="77777777" w:rsidR="004649C3" w:rsidRDefault="004649C3" w:rsidP="004649C3">
      <w:pPr>
        <w:pStyle w:val="ListParagraph"/>
        <w:numPr>
          <w:ilvl w:val="0"/>
          <w:numId w:val="35"/>
        </w:numPr>
        <w:rPr>
          <w:ins w:id="293" w:author="nick ingeneri" w:date="2016-02-29T18:01:00Z"/>
        </w:rPr>
      </w:pPr>
      <w:ins w:id="294" w:author="nick ingeneri" w:date="2016-02-29T18:01:00Z">
        <w:r>
          <w:t>Photoelectric effect</w:t>
        </w:r>
      </w:ins>
    </w:p>
    <w:p w14:paraId="55DB3478" w14:textId="77777777" w:rsidR="00935BF1" w:rsidRDefault="00935BF1" w:rsidP="00935BF1"/>
    <w:p w14:paraId="13A266AC" w14:textId="66F953B0" w:rsidR="00935BF1" w:rsidRDefault="00935BF1" w:rsidP="00935BF1">
      <w:pPr>
        <w:rPr>
          <w:i/>
        </w:rPr>
      </w:pPr>
      <w:r w:rsidRPr="00317D32">
        <w:rPr>
          <w:i/>
        </w:rPr>
        <w:t xml:space="preserve">In addition to videos on Einstein’s popular areas of research, other knowledge topics will become available post launch. These will be offered as in-App </w:t>
      </w:r>
      <w:r w:rsidR="009650E9" w:rsidRPr="00317D32">
        <w:rPr>
          <w:i/>
        </w:rPr>
        <w:t>purchases</w:t>
      </w:r>
      <w:r w:rsidRPr="00317D32">
        <w:rPr>
          <w:i/>
        </w:rPr>
        <w:t>.</w:t>
      </w:r>
    </w:p>
    <w:p w14:paraId="0852EC50" w14:textId="77777777" w:rsidR="00B36F3B" w:rsidRDefault="00B36F3B" w:rsidP="00935BF1">
      <w:pPr>
        <w:rPr>
          <w:i/>
        </w:rPr>
      </w:pPr>
    </w:p>
    <w:p w14:paraId="70405D8D" w14:textId="79FD49DB" w:rsidR="00B36F3B" w:rsidRPr="00317D32" w:rsidRDefault="009C0292" w:rsidP="00935BF1">
      <w:pPr>
        <w:rPr>
          <w:i/>
        </w:rPr>
      </w:pPr>
      <w:r>
        <w:rPr>
          <w:i/>
          <w:noProof/>
        </w:rPr>
        <w:lastRenderedPageBreak/>
        <w:drawing>
          <wp:inline distT="0" distB="0" distL="0" distR="0" wp14:anchorId="050752A5" wp14:editId="1C6E0A42">
            <wp:extent cx="5943600" cy="6985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deo_exampl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6985635"/>
                    </a:xfrm>
                    <a:prstGeom prst="rect">
                      <a:avLst/>
                    </a:prstGeom>
                  </pic:spPr>
                </pic:pic>
              </a:graphicData>
            </a:graphic>
          </wp:inline>
        </w:drawing>
      </w:r>
    </w:p>
    <w:p w14:paraId="02ADC8A3" w14:textId="77777777" w:rsidR="00935BF1" w:rsidRPr="00935BF1" w:rsidRDefault="00935BF1" w:rsidP="00935BF1"/>
    <w:p w14:paraId="4FC82C85" w14:textId="77777777" w:rsidR="00E7321A" w:rsidRPr="00E7321A" w:rsidRDefault="00E7321A" w:rsidP="00E7321A"/>
    <w:p w14:paraId="77CF6FEE" w14:textId="77777777" w:rsidR="00221E89" w:rsidRDefault="00221E89">
      <w:r>
        <w:rPr>
          <w:b/>
          <w:bCs/>
        </w:rPr>
        <w:br w:type="page"/>
      </w:r>
    </w:p>
    <w:p w14:paraId="13146045" w14:textId="125C3E51" w:rsidR="004B438F" w:rsidRDefault="004B438F" w:rsidP="004B438F">
      <w:pPr>
        <w:pStyle w:val="Heading1"/>
      </w:pPr>
      <w:bookmarkStart w:id="295" w:name="_Toc444536010"/>
      <w:r>
        <w:lastRenderedPageBreak/>
        <w:t>DIALOG</w:t>
      </w:r>
      <w:r w:rsidR="004F2F8C">
        <w:t>/</w:t>
      </w:r>
      <w:r>
        <w:t xml:space="preserve">FLOW </w:t>
      </w:r>
      <w:r w:rsidR="004F2F8C">
        <w:t>1</w:t>
      </w:r>
      <w:r w:rsidR="00951087">
        <w:t xml:space="preserve"> </w:t>
      </w:r>
      <w:r>
        <w:t>– Connecting Einstein</w:t>
      </w:r>
      <w:bookmarkEnd w:id="295"/>
    </w:p>
    <w:p w14:paraId="519EBE04" w14:textId="7AD33071" w:rsidR="004B438F" w:rsidRDefault="004B438F" w:rsidP="004B438F">
      <w:r>
        <w:t>The following flow chart and dialog sheet are first pass examples of how Einstein might lead the player verbally th</w:t>
      </w:r>
      <w:r w:rsidR="008A68A3">
        <w:t>rough the process of getting</w:t>
      </w:r>
      <w:r>
        <w:t xml:space="preserve"> connected to the internet and the mobile App. This section also serves as an example of how keywords may be employed.</w:t>
      </w:r>
    </w:p>
    <w:p w14:paraId="7E2CD1C4" w14:textId="77777777" w:rsidR="00D907AF" w:rsidRDefault="00D907AF" w:rsidP="004B438F"/>
    <w:p w14:paraId="187843B7" w14:textId="6A7E4377" w:rsidR="00D907AF" w:rsidRDefault="00D907AF" w:rsidP="00D907AF">
      <w:pPr>
        <w:pStyle w:val="ListParagraph"/>
        <w:numPr>
          <w:ilvl w:val="0"/>
          <w:numId w:val="19"/>
        </w:numPr>
      </w:pPr>
      <w:r w:rsidRPr="000C62B0">
        <w:rPr>
          <w:b/>
        </w:rPr>
        <w:t>White blocks</w:t>
      </w:r>
      <w:r w:rsidR="000C62B0">
        <w:t xml:space="preserve"> are ID references to Einstein’s verbal response in the dialog sheet.</w:t>
      </w:r>
    </w:p>
    <w:p w14:paraId="08EF100A" w14:textId="2092E37E" w:rsidR="000C62B0" w:rsidRDefault="000C62B0" w:rsidP="00D907AF">
      <w:pPr>
        <w:pStyle w:val="ListParagraph"/>
        <w:numPr>
          <w:ilvl w:val="0"/>
          <w:numId w:val="19"/>
        </w:numPr>
      </w:pPr>
      <w:r>
        <w:rPr>
          <w:b/>
        </w:rPr>
        <w:t>Colored blocks</w:t>
      </w:r>
      <w:r>
        <w:t xml:space="preserve"> indicate the doll’s state change</w:t>
      </w:r>
    </w:p>
    <w:p w14:paraId="32A5E019" w14:textId="56C6DE38" w:rsidR="000C62B0" w:rsidRDefault="000C62B0" w:rsidP="00D907AF">
      <w:pPr>
        <w:pStyle w:val="ListParagraph"/>
        <w:numPr>
          <w:ilvl w:val="0"/>
          <w:numId w:val="19"/>
        </w:numPr>
      </w:pPr>
      <w:r>
        <w:rPr>
          <w:b/>
        </w:rPr>
        <w:t>Connecting line text</w:t>
      </w:r>
      <w:r>
        <w:t xml:space="preserve"> are keywords</w:t>
      </w:r>
    </w:p>
    <w:p w14:paraId="0703B28D" w14:textId="77777777" w:rsidR="004B438F" w:rsidRDefault="004B438F" w:rsidP="004B438F"/>
    <w:p w14:paraId="1DB074E0" w14:textId="77777777" w:rsidR="000C62B0" w:rsidRDefault="000C62B0" w:rsidP="004B438F"/>
    <w:p w14:paraId="15807225" w14:textId="77777777" w:rsidR="000C62B0" w:rsidRDefault="000C62B0" w:rsidP="004B438F"/>
    <w:p w14:paraId="7BA7B4D4" w14:textId="77777777" w:rsidR="000C62B0" w:rsidRDefault="000C62B0" w:rsidP="004B438F"/>
    <w:p w14:paraId="33E57DA7" w14:textId="15CC3825" w:rsidR="004B438F" w:rsidRDefault="00D907AF" w:rsidP="000C62B0">
      <w:pPr>
        <w:ind w:left="-630"/>
        <w:jc w:val="both"/>
      </w:pPr>
      <w:r>
        <w:rPr>
          <w:noProof/>
        </w:rPr>
        <w:drawing>
          <wp:inline distT="0" distB="0" distL="0" distR="0" wp14:anchorId="56929DF6" wp14:editId="66881C90">
            <wp:extent cx="6767000" cy="4788231"/>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instein Flow1 - New Page-2.png"/>
                    <pic:cNvPicPr/>
                  </pic:nvPicPr>
                  <pic:blipFill>
                    <a:blip r:embed="rId21">
                      <a:extLst>
                        <a:ext uri="{28A0092B-C50C-407E-A947-70E740481C1C}">
                          <a14:useLocalDpi xmlns:a14="http://schemas.microsoft.com/office/drawing/2010/main" val="0"/>
                        </a:ext>
                      </a:extLst>
                    </a:blip>
                    <a:stretch>
                      <a:fillRect/>
                    </a:stretch>
                  </pic:blipFill>
                  <pic:spPr>
                    <a:xfrm>
                      <a:off x="0" y="0"/>
                      <a:ext cx="6782038" cy="4798872"/>
                    </a:xfrm>
                    <a:prstGeom prst="rect">
                      <a:avLst/>
                    </a:prstGeom>
                  </pic:spPr>
                </pic:pic>
              </a:graphicData>
            </a:graphic>
          </wp:inline>
        </w:drawing>
      </w:r>
    </w:p>
    <w:p w14:paraId="7B403E06" w14:textId="77777777" w:rsidR="004B438F" w:rsidRDefault="004B438F" w:rsidP="004B438F"/>
    <w:p w14:paraId="6A9859B9" w14:textId="77777777" w:rsidR="004B438F" w:rsidRDefault="004B438F" w:rsidP="004B438F"/>
    <w:p w14:paraId="2C394C33" w14:textId="51EC8F3F" w:rsidR="004B438F" w:rsidRDefault="004B438F" w:rsidP="004B438F">
      <w:r>
        <w:t xml:space="preserve"> </w:t>
      </w:r>
    </w:p>
    <w:p w14:paraId="0EBCA34C" w14:textId="77777777" w:rsidR="000C62B0" w:rsidRDefault="000C62B0" w:rsidP="004B438F"/>
    <w:p w14:paraId="75D159EC" w14:textId="77777777" w:rsidR="000C62B0" w:rsidRDefault="000C62B0" w:rsidP="004B438F"/>
    <w:p w14:paraId="7B739F3A" w14:textId="77777777" w:rsidR="000C62B0" w:rsidRDefault="000C62B0" w:rsidP="004B438F"/>
    <w:tbl>
      <w:tblPr>
        <w:tblStyle w:val="TableGrid"/>
        <w:tblW w:w="0" w:type="auto"/>
        <w:tblLook w:val="04A0" w:firstRow="1" w:lastRow="0" w:firstColumn="1" w:lastColumn="0" w:noHBand="0" w:noVBand="1"/>
      </w:tblPr>
      <w:tblGrid>
        <w:gridCol w:w="2125"/>
        <w:gridCol w:w="1341"/>
        <w:gridCol w:w="2772"/>
        <w:gridCol w:w="1294"/>
        <w:gridCol w:w="2044"/>
      </w:tblGrid>
      <w:tr w:rsidR="004B438F" w:rsidRPr="007C7E27" w14:paraId="151BF3C7" w14:textId="77777777" w:rsidTr="00D907AF">
        <w:tc>
          <w:tcPr>
            <w:tcW w:w="2125" w:type="dxa"/>
            <w:shd w:val="clear" w:color="auto" w:fill="7F7F7F" w:themeFill="text1" w:themeFillTint="80"/>
          </w:tcPr>
          <w:p w14:paraId="2745ED1A" w14:textId="77777777" w:rsidR="004B438F" w:rsidRPr="007C7E27" w:rsidRDefault="004B438F" w:rsidP="00D907AF">
            <w:pPr>
              <w:jc w:val="center"/>
              <w:rPr>
                <w:b/>
                <w:color w:val="FFFFFF" w:themeColor="background1"/>
                <w:sz w:val="20"/>
                <w:szCs w:val="20"/>
              </w:rPr>
            </w:pPr>
            <w:r w:rsidRPr="007C7E27">
              <w:rPr>
                <w:b/>
                <w:color w:val="FFFFFF" w:themeColor="background1"/>
                <w:sz w:val="20"/>
                <w:szCs w:val="20"/>
              </w:rPr>
              <w:lastRenderedPageBreak/>
              <w:t>ID</w:t>
            </w:r>
          </w:p>
        </w:tc>
        <w:tc>
          <w:tcPr>
            <w:tcW w:w="1341" w:type="dxa"/>
            <w:shd w:val="clear" w:color="auto" w:fill="7F7F7F" w:themeFill="text1" w:themeFillTint="80"/>
          </w:tcPr>
          <w:p w14:paraId="40A5D24A" w14:textId="77777777" w:rsidR="004B438F" w:rsidRPr="007C7E27" w:rsidRDefault="004B438F" w:rsidP="00D907AF">
            <w:pPr>
              <w:jc w:val="center"/>
              <w:rPr>
                <w:b/>
                <w:color w:val="FFFFFF" w:themeColor="background1"/>
                <w:sz w:val="20"/>
                <w:szCs w:val="20"/>
              </w:rPr>
            </w:pPr>
            <w:r w:rsidRPr="007C7E27">
              <w:rPr>
                <w:b/>
                <w:color w:val="FFFFFF" w:themeColor="background1"/>
                <w:sz w:val="20"/>
                <w:szCs w:val="20"/>
              </w:rPr>
              <w:t>Description</w:t>
            </w:r>
          </w:p>
        </w:tc>
        <w:tc>
          <w:tcPr>
            <w:tcW w:w="4484" w:type="dxa"/>
            <w:shd w:val="clear" w:color="auto" w:fill="7F7F7F" w:themeFill="text1" w:themeFillTint="80"/>
          </w:tcPr>
          <w:p w14:paraId="3481448A" w14:textId="77777777" w:rsidR="004B438F" w:rsidRPr="007C7E27" w:rsidRDefault="004B438F" w:rsidP="00D907AF">
            <w:pPr>
              <w:jc w:val="center"/>
              <w:rPr>
                <w:b/>
                <w:color w:val="FFFFFF" w:themeColor="background1"/>
                <w:sz w:val="20"/>
                <w:szCs w:val="20"/>
              </w:rPr>
            </w:pPr>
            <w:r w:rsidRPr="007C7E27">
              <w:rPr>
                <w:b/>
                <w:color w:val="FFFFFF" w:themeColor="background1"/>
                <w:sz w:val="20"/>
                <w:szCs w:val="20"/>
              </w:rPr>
              <w:t>Dialogue</w:t>
            </w:r>
          </w:p>
        </w:tc>
        <w:tc>
          <w:tcPr>
            <w:tcW w:w="1585" w:type="dxa"/>
            <w:shd w:val="clear" w:color="auto" w:fill="7F7F7F" w:themeFill="text1" w:themeFillTint="80"/>
          </w:tcPr>
          <w:p w14:paraId="5E2F2BF0" w14:textId="77777777" w:rsidR="004B438F" w:rsidRPr="007C7E27" w:rsidRDefault="004B438F" w:rsidP="00D907AF">
            <w:pPr>
              <w:jc w:val="center"/>
              <w:rPr>
                <w:b/>
                <w:color w:val="FFFFFF" w:themeColor="background1"/>
                <w:sz w:val="20"/>
                <w:szCs w:val="20"/>
              </w:rPr>
            </w:pPr>
            <w:r w:rsidRPr="007C7E27">
              <w:rPr>
                <w:b/>
                <w:color w:val="FFFFFF" w:themeColor="background1"/>
                <w:sz w:val="20"/>
                <w:szCs w:val="20"/>
              </w:rPr>
              <w:t>Expression</w:t>
            </w:r>
          </w:p>
        </w:tc>
        <w:tc>
          <w:tcPr>
            <w:tcW w:w="3415" w:type="dxa"/>
            <w:shd w:val="clear" w:color="auto" w:fill="7F7F7F" w:themeFill="text1" w:themeFillTint="80"/>
          </w:tcPr>
          <w:p w14:paraId="52B56CCE" w14:textId="77777777" w:rsidR="004B438F" w:rsidRPr="007C7E27" w:rsidRDefault="004B438F" w:rsidP="00D907AF">
            <w:pPr>
              <w:jc w:val="center"/>
              <w:rPr>
                <w:b/>
                <w:color w:val="FFFFFF" w:themeColor="background1"/>
                <w:sz w:val="20"/>
                <w:szCs w:val="20"/>
              </w:rPr>
            </w:pPr>
            <w:r w:rsidRPr="007C7E27">
              <w:rPr>
                <w:b/>
                <w:color w:val="FFFFFF" w:themeColor="background1"/>
                <w:sz w:val="20"/>
                <w:szCs w:val="20"/>
              </w:rPr>
              <w:t>FX &amp; Notes</w:t>
            </w:r>
          </w:p>
        </w:tc>
      </w:tr>
      <w:tr w:rsidR="004B438F" w:rsidRPr="007C7E27" w14:paraId="750D9053" w14:textId="77777777" w:rsidTr="00D907AF">
        <w:tc>
          <w:tcPr>
            <w:tcW w:w="2125" w:type="dxa"/>
          </w:tcPr>
          <w:p w14:paraId="6C63E412" w14:textId="77777777" w:rsidR="004B438F" w:rsidRPr="007C7E27" w:rsidRDefault="004B438F" w:rsidP="00D907AF">
            <w:pPr>
              <w:rPr>
                <w:sz w:val="20"/>
                <w:szCs w:val="20"/>
              </w:rPr>
            </w:pPr>
            <w:proofErr w:type="spellStart"/>
            <w:r w:rsidRPr="007C7E27">
              <w:rPr>
                <w:sz w:val="20"/>
                <w:szCs w:val="20"/>
              </w:rPr>
              <w:t>firstPowerOn</w:t>
            </w:r>
            <w:proofErr w:type="spellEnd"/>
            <w:r w:rsidRPr="007C7E27">
              <w:rPr>
                <w:sz w:val="20"/>
                <w:szCs w:val="20"/>
              </w:rPr>
              <w:t xml:space="preserve"> – block 1</w:t>
            </w:r>
          </w:p>
        </w:tc>
        <w:tc>
          <w:tcPr>
            <w:tcW w:w="1341" w:type="dxa"/>
          </w:tcPr>
          <w:p w14:paraId="4F316B04" w14:textId="77777777" w:rsidR="004B438F" w:rsidRPr="007C7E27" w:rsidRDefault="004B438F" w:rsidP="00D907AF">
            <w:pPr>
              <w:rPr>
                <w:sz w:val="20"/>
                <w:szCs w:val="20"/>
              </w:rPr>
            </w:pPr>
          </w:p>
        </w:tc>
        <w:tc>
          <w:tcPr>
            <w:tcW w:w="4484" w:type="dxa"/>
          </w:tcPr>
          <w:p w14:paraId="35E3689F" w14:textId="77777777" w:rsidR="004B438F" w:rsidRPr="007C7E27" w:rsidRDefault="004B438F" w:rsidP="00D907AF">
            <w:pPr>
              <w:rPr>
                <w:sz w:val="20"/>
                <w:szCs w:val="20"/>
              </w:rPr>
            </w:pPr>
          </w:p>
          <w:p w14:paraId="70317260" w14:textId="77777777" w:rsidR="004B438F" w:rsidRPr="007C7E27" w:rsidRDefault="004B438F" w:rsidP="00D907AF">
            <w:pPr>
              <w:rPr>
                <w:sz w:val="20"/>
                <w:szCs w:val="20"/>
              </w:rPr>
            </w:pPr>
          </w:p>
          <w:p w14:paraId="33FDCC2E" w14:textId="77777777" w:rsidR="004B438F" w:rsidRPr="007C7E27" w:rsidRDefault="004B438F" w:rsidP="00D907AF">
            <w:pPr>
              <w:rPr>
                <w:sz w:val="20"/>
                <w:szCs w:val="20"/>
              </w:rPr>
            </w:pPr>
            <w:r w:rsidRPr="007C7E27">
              <w:rPr>
                <w:sz w:val="20"/>
                <w:szCs w:val="20"/>
              </w:rPr>
              <w:t xml:space="preserve">Powering up personal companion module. GENIUS mode. Downloading personality </w:t>
            </w:r>
            <w:proofErr w:type="spellStart"/>
            <w:r w:rsidRPr="007C7E27">
              <w:rPr>
                <w:sz w:val="20"/>
                <w:szCs w:val="20"/>
              </w:rPr>
              <w:t>dataform</w:t>
            </w:r>
            <w:proofErr w:type="spellEnd"/>
            <w:r w:rsidRPr="007C7E27">
              <w:rPr>
                <w:sz w:val="20"/>
                <w:szCs w:val="20"/>
              </w:rPr>
              <w:t xml:space="preserve"> 3141879 – Einstein, Albert.  Download complete. </w:t>
            </w:r>
          </w:p>
          <w:p w14:paraId="2A8ECB91" w14:textId="77777777" w:rsidR="004B438F" w:rsidRPr="007C7E27" w:rsidRDefault="004B438F" w:rsidP="00D907AF">
            <w:pPr>
              <w:rPr>
                <w:sz w:val="20"/>
                <w:szCs w:val="20"/>
              </w:rPr>
            </w:pPr>
          </w:p>
        </w:tc>
        <w:tc>
          <w:tcPr>
            <w:tcW w:w="1585" w:type="dxa"/>
          </w:tcPr>
          <w:p w14:paraId="43243EC3" w14:textId="77777777" w:rsidR="004B438F" w:rsidRPr="007C7E27" w:rsidRDefault="004B438F" w:rsidP="00D907AF">
            <w:pPr>
              <w:rPr>
                <w:sz w:val="20"/>
                <w:szCs w:val="20"/>
              </w:rPr>
            </w:pPr>
          </w:p>
        </w:tc>
        <w:tc>
          <w:tcPr>
            <w:tcW w:w="3415" w:type="dxa"/>
          </w:tcPr>
          <w:p w14:paraId="60888472" w14:textId="77777777" w:rsidR="004B438F" w:rsidRPr="007C7E27" w:rsidRDefault="004B438F" w:rsidP="00D907AF">
            <w:pPr>
              <w:rPr>
                <w:sz w:val="20"/>
                <w:szCs w:val="20"/>
              </w:rPr>
            </w:pPr>
            <w:r w:rsidRPr="007C7E27">
              <w:rPr>
                <w:sz w:val="20"/>
                <w:szCs w:val="20"/>
              </w:rPr>
              <w:t xml:space="preserve">Sound FX plays. A voice speaks, but it is not the voice of Einstein. </w:t>
            </w:r>
          </w:p>
          <w:p w14:paraId="704DFFCC" w14:textId="77777777" w:rsidR="004B438F" w:rsidRPr="007C7E27" w:rsidRDefault="004B438F" w:rsidP="00D907AF">
            <w:pPr>
              <w:rPr>
                <w:sz w:val="20"/>
                <w:szCs w:val="20"/>
              </w:rPr>
            </w:pPr>
          </w:p>
          <w:p w14:paraId="7B5B3502" w14:textId="77777777" w:rsidR="004B438F" w:rsidRPr="007C7E27" w:rsidRDefault="004B438F" w:rsidP="00D907AF">
            <w:pPr>
              <w:rPr>
                <w:sz w:val="20"/>
                <w:szCs w:val="20"/>
              </w:rPr>
            </w:pPr>
            <w:r w:rsidRPr="007C7E27">
              <w:rPr>
                <w:sz w:val="20"/>
                <w:szCs w:val="20"/>
              </w:rPr>
              <w:t xml:space="preserve">Robot’s eyes remain closed until Player says the wake up phrase. </w:t>
            </w:r>
          </w:p>
        </w:tc>
      </w:tr>
      <w:tr w:rsidR="004B438F" w:rsidRPr="007C7E27" w14:paraId="76D0FDB6" w14:textId="77777777" w:rsidTr="00D907AF">
        <w:tc>
          <w:tcPr>
            <w:tcW w:w="2125" w:type="dxa"/>
          </w:tcPr>
          <w:p w14:paraId="2466B112" w14:textId="77777777" w:rsidR="004B438F" w:rsidRPr="007C7E27" w:rsidRDefault="004B438F" w:rsidP="00D907AF">
            <w:pPr>
              <w:rPr>
                <w:sz w:val="20"/>
                <w:szCs w:val="20"/>
              </w:rPr>
            </w:pPr>
            <w:proofErr w:type="spellStart"/>
            <w:r w:rsidRPr="007C7E27">
              <w:rPr>
                <w:sz w:val="20"/>
                <w:szCs w:val="20"/>
              </w:rPr>
              <w:t>firstPowerOn</w:t>
            </w:r>
            <w:proofErr w:type="spellEnd"/>
            <w:r w:rsidRPr="007C7E27">
              <w:rPr>
                <w:sz w:val="20"/>
                <w:szCs w:val="20"/>
              </w:rPr>
              <w:t xml:space="preserve"> – block 2</w:t>
            </w:r>
          </w:p>
        </w:tc>
        <w:tc>
          <w:tcPr>
            <w:tcW w:w="1341" w:type="dxa"/>
          </w:tcPr>
          <w:p w14:paraId="12A3CF31" w14:textId="77777777" w:rsidR="004B438F" w:rsidRPr="007C7E27" w:rsidRDefault="004B438F" w:rsidP="00D907AF">
            <w:pPr>
              <w:rPr>
                <w:sz w:val="20"/>
                <w:szCs w:val="20"/>
              </w:rPr>
            </w:pPr>
          </w:p>
        </w:tc>
        <w:tc>
          <w:tcPr>
            <w:tcW w:w="4484" w:type="dxa"/>
          </w:tcPr>
          <w:p w14:paraId="31504180" w14:textId="77777777" w:rsidR="004B438F" w:rsidRPr="007C7E27" w:rsidRDefault="004B438F" w:rsidP="00D907AF">
            <w:pPr>
              <w:rPr>
                <w:sz w:val="20"/>
                <w:szCs w:val="20"/>
              </w:rPr>
            </w:pPr>
            <w:r w:rsidRPr="007C7E27">
              <w:rPr>
                <w:sz w:val="20"/>
                <w:szCs w:val="20"/>
              </w:rPr>
              <w:t xml:space="preserve">Congratulations. Your Personal Genius is downloaded and ready for activation. To activate, say the words, “Hey Einstein” </w:t>
            </w:r>
          </w:p>
        </w:tc>
        <w:tc>
          <w:tcPr>
            <w:tcW w:w="1585" w:type="dxa"/>
          </w:tcPr>
          <w:p w14:paraId="6EED95E7" w14:textId="77777777" w:rsidR="004B438F" w:rsidRPr="007C7E27" w:rsidRDefault="004B438F" w:rsidP="00D907AF">
            <w:pPr>
              <w:rPr>
                <w:sz w:val="20"/>
                <w:szCs w:val="20"/>
              </w:rPr>
            </w:pPr>
          </w:p>
        </w:tc>
        <w:tc>
          <w:tcPr>
            <w:tcW w:w="3415" w:type="dxa"/>
          </w:tcPr>
          <w:p w14:paraId="2B9CA6EC" w14:textId="77777777" w:rsidR="004B438F" w:rsidRPr="007C7E27" w:rsidRDefault="004B438F" w:rsidP="00D907AF">
            <w:pPr>
              <w:rPr>
                <w:sz w:val="20"/>
                <w:szCs w:val="20"/>
              </w:rPr>
            </w:pPr>
            <w:r w:rsidRPr="007C7E27">
              <w:rPr>
                <w:sz w:val="20"/>
                <w:szCs w:val="20"/>
              </w:rPr>
              <w:t>Reward FX plays.</w:t>
            </w:r>
          </w:p>
          <w:p w14:paraId="33BC63B5" w14:textId="77777777" w:rsidR="004B438F" w:rsidRPr="007C7E27" w:rsidRDefault="004B438F" w:rsidP="00D907AF">
            <w:pPr>
              <w:rPr>
                <w:sz w:val="20"/>
                <w:szCs w:val="20"/>
              </w:rPr>
            </w:pPr>
          </w:p>
          <w:p w14:paraId="5D49E487" w14:textId="77777777" w:rsidR="004B438F" w:rsidRPr="007C7E27" w:rsidRDefault="004B438F" w:rsidP="00D907AF">
            <w:pPr>
              <w:rPr>
                <w:sz w:val="20"/>
                <w:szCs w:val="20"/>
              </w:rPr>
            </w:pPr>
            <w:r w:rsidRPr="007C7E27">
              <w:rPr>
                <w:sz w:val="20"/>
                <w:szCs w:val="20"/>
              </w:rPr>
              <w:t xml:space="preserve">(would be cool if the player can reprogram the phrase - “What’s </w:t>
            </w:r>
            <w:proofErr w:type="spellStart"/>
            <w:r w:rsidRPr="007C7E27">
              <w:rPr>
                <w:sz w:val="20"/>
                <w:szCs w:val="20"/>
              </w:rPr>
              <w:t>crackin</w:t>
            </w:r>
            <w:proofErr w:type="spellEnd"/>
            <w:r w:rsidRPr="007C7E27">
              <w:rPr>
                <w:sz w:val="20"/>
                <w:szCs w:val="20"/>
              </w:rPr>
              <w:t>, Einstein?” etc.)</w:t>
            </w:r>
          </w:p>
        </w:tc>
      </w:tr>
      <w:tr w:rsidR="004B438F" w:rsidRPr="007C7E27" w14:paraId="4166F120" w14:textId="77777777" w:rsidTr="00D907AF">
        <w:tc>
          <w:tcPr>
            <w:tcW w:w="2125" w:type="dxa"/>
          </w:tcPr>
          <w:p w14:paraId="4AA213D2" w14:textId="77777777" w:rsidR="004B438F" w:rsidRPr="007C7E27" w:rsidRDefault="004B438F" w:rsidP="00D907AF">
            <w:pPr>
              <w:rPr>
                <w:sz w:val="20"/>
                <w:szCs w:val="20"/>
              </w:rPr>
            </w:pPr>
            <w:proofErr w:type="spellStart"/>
            <w:r w:rsidRPr="007C7E27">
              <w:rPr>
                <w:sz w:val="20"/>
                <w:szCs w:val="20"/>
              </w:rPr>
              <w:t>firstPowerOn</w:t>
            </w:r>
            <w:proofErr w:type="spellEnd"/>
            <w:r w:rsidRPr="007C7E27">
              <w:rPr>
                <w:sz w:val="20"/>
                <w:szCs w:val="20"/>
              </w:rPr>
              <w:t xml:space="preserve"> – block 2 </w:t>
            </w:r>
            <w:proofErr w:type="spellStart"/>
            <w:r w:rsidRPr="007C7E27">
              <w:rPr>
                <w:sz w:val="20"/>
                <w:szCs w:val="20"/>
              </w:rPr>
              <w:t>noresponse</w:t>
            </w:r>
            <w:proofErr w:type="spellEnd"/>
          </w:p>
        </w:tc>
        <w:tc>
          <w:tcPr>
            <w:tcW w:w="1341" w:type="dxa"/>
          </w:tcPr>
          <w:p w14:paraId="46DF3DEC" w14:textId="77777777" w:rsidR="004B438F" w:rsidRPr="007C7E27" w:rsidRDefault="004B438F" w:rsidP="00D907AF">
            <w:pPr>
              <w:rPr>
                <w:sz w:val="20"/>
                <w:szCs w:val="20"/>
              </w:rPr>
            </w:pPr>
          </w:p>
        </w:tc>
        <w:tc>
          <w:tcPr>
            <w:tcW w:w="4484" w:type="dxa"/>
          </w:tcPr>
          <w:p w14:paraId="7D577061" w14:textId="77777777" w:rsidR="004B438F" w:rsidRPr="007C7E27" w:rsidRDefault="004B438F" w:rsidP="00D907AF">
            <w:pPr>
              <w:rPr>
                <w:sz w:val="20"/>
                <w:szCs w:val="20"/>
              </w:rPr>
            </w:pPr>
            <w:r w:rsidRPr="007C7E27">
              <w:rPr>
                <w:sz w:val="20"/>
                <w:szCs w:val="20"/>
              </w:rPr>
              <w:t>To activate your Personal Genius, say the words, “Hey Einstein”</w:t>
            </w:r>
          </w:p>
        </w:tc>
        <w:tc>
          <w:tcPr>
            <w:tcW w:w="1585" w:type="dxa"/>
          </w:tcPr>
          <w:p w14:paraId="1E7F3DCA" w14:textId="77777777" w:rsidR="004B438F" w:rsidRPr="007C7E27" w:rsidRDefault="004B438F" w:rsidP="00D907AF">
            <w:pPr>
              <w:rPr>
                <w:sz w:val="20"/>
                <w:szCs w:val="20"/>
              </w:rPr>
            </w:pPr>
          </w:p>
        </w:tc>
        <w:tc>
          <w:tcPr>
            <w:tcW w:w="3415" w:type="dxa"/>
          </w:tcPr>
          <w:p w14:paraId="12722E4D" w14:textId="77777777" w:rsidR="004B438F" w:rsidRPr="007C7E27" w:rsidRDefault="004B438F" w:rsidP="00D907AF">
            <w:pPr>
              <w:rPr>
                <w:sz w:val="20"/>
                <w:szCs w:val="20"/>
              </w:rPr>
            </w:pPr>
            <w:r w:rsidRPr="007C7E27">
              <w:rPr>
                <w:sz w:val="20"/>
                <w:szCs w:val="20"/>
              </w:rPr>
              <w:t>Repeats every 10 seconds until activation. If there is no activation after 40 seconds, something should happen.</w:t>
            </w:r>
          </w:p>
        </w:tc>
      </w:tr>
      <w:tr w:rsidR="004B438F" w:rsidRPr="007C7E27" w14:paraId="36534A1D" w14:textId="77777777" w:rsidTr="00D907AF">
        <w:tc>
          <w:tcPr>
            <w:tcW w:w="2125" w:type="dxa"/>
          </w:tcPr>
          <w:p w14:paraId="253D3876" w14:textId="77777777" w:rsidR="004B438F" w:rsidRPr="007C7E27" w:rsidRDefault="004B438F" w:rsidP="00D907AF">
            <w:pPr>
              <w:rPr>
                <w:sz w:val="20"/>
                <w:szCs w:val="20"/>
              </w:rPr>
            </w:pPr>
            <w:proofErr w:type="spellStart"/>
            <w:r w:rsidRPr="007C7E27">
              <w:rPr>
                <w:sz w:val="20"/>
                <w:szCs w:val="20"/>
              </w:rPr>
              <w:t>firstPowerOn</w:t>
            </w:r>
            <w:proofErr w:type="spellEnd"/>
            <w:r w:rsidRPr="007C7E27">
              <w:rPr>
                <w:sz w:val="20"/>
                <w:szCs w:val="20"/>
              </w:rPr>
              <w:t xml:space="preserve"> – block 3</w:t>
            </w:r>
          </w:p>
        </w:tc>
        <w:tc>
          <w:tcPr>
            <w:tcW w:w="1341" w:type="dxa"/>
          </w:tcPr>
          <w:p w14:paraId="38ABC68F" w14:textId="77777777" w:rsidR="004B438F" w:rsidRPr="007C7E27" w:rsidRDefault="004B438F" w:rsidP="00D907AF">
            <w:pPr>
              <w:rPr>
                <w:sz w:val="20"/>
                <w:szCs w:val="20"/>
              </w:rPr>
            </w:pPr>
          </w:p>
        </w:tc>
        <w:tc>
          <w:tcPr>
            <w:tcW w:w="4484" w:type="dxa"/>
          </w:tcPr>
          <w:p w14:paraId="30ED1E90" w14:textId="77777777" w:rsidR="004B438F" w:rsidRPr="007C7E27" w:rsidRDefault="004B438F" w:rsidP="00D907AF">
            <w:pPr>
              <w:rPr>
                <w:sz w:val="20"/>
                <w:szCs w:val="20"/>
              </w:rPr>
            </w:pPr>
            <w:r w:rsidRPr="007C7E27">
              <w:rPr>
                <w:sz w:val="20"/>
                <w:szCs w:val="20"/>
              </w:rPr>
              <w:t>Ooh-</w:t>
            </w:r>
            <w:proofErr w:type="spellStart"/>
            <w:r w:rsidRPr="007C7E27">
              <w:rPr>
                <w:sz w:val="20"/>
                <w:szCs w:val="20"/>
              </w:rPr>
              <w:t>hoo</w:t>
            </w:r>
            <w:proofErr w:type="spellEnd"/>
            <w:r w:rsidRPr="007C7E27">
              <w:rPr>
                <w:sz w:val="20"/>
                <w:szCs w:val="20"/>
              </w:rPr>
              <w:t>-</w:t>
            </w:r>
            <w:proofErr w:type="spellStart"/>
            <w:r w:rsidRPr="007C7E27">
              <w:rPr>
                <w:sz w:val="20"/>
                <w:szCs w:val="20"/>
              </w:rPr>
              <w:t>hoo</w:t>
            </w:r>
            <w:proofErr w:type="spellEnd"/>
            <w:r w:rsidRPr="007C7E27">
              <w:rPr>
                <w:sz w:val="20"/>
                <w:szCs w:val="20"/>
              </w:rPr>
              <w:t>, hello there! So nice to see a friendly face after being in a state of psycho-</w:t>
            </w:r>
            <w:proofErr w:type="spellStart"/>
            <w:r w:rsidRPr="007C7E27">
              <w:rPr>
                <w:sz w:val="20"/>
                <w:szCs w:val="20"/>
              </w:rPr>
              <w:t>kinectistasis</w:t>
            </w:r>
            <w:proofErr w:type="spellEnd"/>
            <w:r w:rsidRPr="007C7E27">
              <w:rPr>
                <w:sz w:val="20"/>
                <w:szCs w:val="20"/>
              </w:rPr>
              <w:t xml:space="preserve"> for so long! </w:t>
            </w:r>
            <w:proofErr w:type="spellStart"/>
            <w:r w:rsidRPr="007C7E27">
              <w:rPr>
                <w:sz w:val="20"/>
                <w:szCs w:val="20"/>
              </w:rPr>
              <w:t>Ahhh</w:t>
            </w:r>
            <w:proofErr w:type="spellEnd"/>
            <w:r w:rsidRPr="007C7E27">
              <w:rPr>
                <w:sz w:val="20"/>
                <w:szCs w:val="20"/>
              </w:rPr>
              <w:t>, it’s wonderful to finally wake up and smell the atoms, but I don’t have to tell you that, am I right? (chuckles) So, let’s get things started, shall we? I think I could be way more helpful to you if I were connected to the Internet (wording?). Do you want to do that now? Yes or no?</w:t>
            </w:r>
          </w:p>
        </w:tc>
        <w:tc>
          <w:tcPr>
            <w:tcW w:w="1585" w:type="dxa"/>
          </w:tcPr>
          <w:p w14:paraId="13BA4026" w14:textId="77777777" w:rsidR="004B438F" w:rsidRPr="007C7E27" w:rsidRDefault="004B438F" w:rsidP="00D907AF">
            <w:pPr>
              <w:rPr>
                <w:sz w:val="20"/>
                <w:szCs w:val="20"/>
              </w:rPr>
            </w:pPr>
          </w:p>
        </w:tc>
        <w:tc>
          <w:tcPr>
            <w:tcW w:w="3415" w:type="dxa"/>
          </w:tcPr>
          <w:p w14:paraId="6B3BB05E" w14:textId="77777777" w:rsidR="004B438F" w:rsidRPr="007C7E27" w:rsidRDefault="004B438F" w:rsidP="00D907AF">
            <w:pPr>
              <w:rPr>
                <w:sz w:val="20"/>
                <w:szCs w:val="20"/>
              </w:rPr>
            </w:pPr>
            <w:r w:rsidRPr="007C7E27">
              <w:rPr>
                <w:sz w:val="20"/>
                <w:szCs w:val="20"/>
              </w:rPr>
              <w:t xml:space="preserve">Player says “Hey Einstein” </w:t>
            </w:r>
          </w:p>
          <w:p w14:paraId="6BE9F9AF" w14:textId="77777777" w:rsidR="004B438F" w:rsidRPr="007C7E27" w:rsidRDefault="004B438F" w:rsidP="00D907AF">
            <w:pPr>
              <w:rPr>
                <w:sz w:val="20"/>
                <w:szCs w:val="20"/>
              </w:rPr>
            </w:pPr>
          </w:p>
          <w:p w14:paraId="0A1CB260" w14:textId="77777777" w:rsidR="004B438F" w:rsidRPr="007C7E27" w:rsidRDefault="004B438F" w:rsidP="00D907AF">
            <w:pPr>
              <w:rPr>
                <w:sz w:val="20"/>
                <w:szCs w:val="20"/>
              </w:rPr>
            </w:pPr>
            <w:r w:rsidRPr="007C7E27">
              <w:rPr>
                <w:sz w:val="20"/>
                <w:szCs w:val="20"/>
              </w:rPr>
              <w:t>Reward FX plays.</w:t>
            </w:r>
          </w:p>
          <w:p w14:paraId="09F3D3D6" w14:textId="77777777" w:rsidR="004B438F" w:rsidRPr="007C7E27" w:rsidRDefault="004B438F" w:rsidP="00D907AF">
            <w:pPr>
              <w:rPr>
                <w:sz w:val="20"/>
                <w:szCs w:val="20"/>
              </w:rPr>
            </w:pPr>
          </w:p>
          <w:p w14:paraId="6A126CBD" w14:textId="77777777" w:rsidR="004B438F" w:rsidRPr="007C7E27" w:rsidRDefault="004B438F" w:rsidP="00D907AF">
            <w:pPr>
              <w:rPr>
                <w:sz w:val="20"/>
                <w:szCs w:val="20"/>
              </w:rPr>
            </w:pPr>
            <w:r w:rsidRPr="007C7E27">
              <w:rPr>
                <w:sz w:val="20"/>
                <w:szCs w:val="20"/>
              </w:rPr>
              <w:t>Robot servo FX plays.</w:t>
            </w:r>
          </w:p>
          <w:p w14:paraId="5FE2911C" w14:textId="77777777" w:rsidR="004B438F" w:rsidRPr="007C7E27" w:rsidRDefault="004B438F" w:rsidP="00D907AF">
            <w:pPr>
              <w:rPr>
                <w:sz w:val="20"/>
                <w:szCs w:val="20"/>
              </w:rPr>
            </w:pPr>
          </w:p>
          <w:p w14:paraId="11E5C215" w14:textId="77777777" w:rsidR="004B438F" w:rsidRPr="007C7E27" w:rsidRDefault="004B438F" w:rsidP="00D907AF">
            <w:pPr>
              <w:rPr>
                <w:sz w:val="20"/>
                <w:szCs w:val="20"/>
              </w:rPr>
            </w:pPr>
            <w:r w:rsidRPr="007C7E27">
              <w:rPr>
                <w:sz w:val="20"/>
                <w:szCs w:val="20"/>
              </w:rPr>
              <w:t xml:space="preserve">Einstein wakes as if from a slumber. </w:t>
            </w:r>
          </w:p>
        </w:tc>
      </w:tr>
      <w:tr w:rsidR="004B438F" w:rsidRPr="007C7E27" w14:paraId="2CC90359" w14:textId="77777777" w:rsidTr="00D907AF">
        <w:tc>
          <w:tcPr>
            <w:tcW w:w="2125" w:type="dxa"/>
          </w:tcPr>
          <w:p w14:paraId="344F1400" w14:textId="77777777" w:rsidR="004B438F" w:rsidRPr="007C7E27" w:rsidRDefault="004B438F" w:rsidP="00D907AF">
            <w:pPr>
              <w:rPr>
                <w:sz w:val="20"/>
                <w:szCs w:val="20"/>
              </w:rPr>
            </w:pPr>
            <w:proofErr w:type="spellStart"/>
            <w:r w:rsidRPr="007C7E27">
              <w:rPr>
                <w:sz w:val="20"/>
                <w:szCs w:val="20"/>
              </w:rPr>
              <w:t>firstPowerOn</w:t>
            </w:r>
            <w:proofErr w:type="spellEnd"/>
            <w:r w:rsidRPr="007C7E27">
              <w:rPr>
                <w:sz w:val="20"/>
                <w:szCs w:val="20"/>
              </w:rPr>
              <w:t xml:space="preserve"> – block 3 </w:t>
            </w:r>
            <w:proofErr w:type="spellStart"/>
            <w:r w:rsidRPr="007C7E27">
              <w:rPr>
                <w:sz w:val="20"/>
                <w:szCs w:val="20"/>
              </w:rPr>
              <w:t>noresponse</w:t>
            </w:r>
            <w:proofErr w:type="spellEnd"/>
          </w:p>
        </w:tc>
        <w:tc>
          <w:tcPr>
            <w:tcW w:w="1341" w:type="dxa"/>
          </w:tcPr>
          <w:p w14:paraId="58BF1931" w14:textId="77777777" w:rsidR="004B438F" w:rsidRPr="007C7E27" w:rsidRDefault="004B438F" w:rsidP="00D907AF">
            <w:pPr>
              <w:rPr>
                <w:sz w:val="20"/>
                <w:szCs w:val="20"/>
              </w:rPr>
            </w:pPr>
          </w:p>
        </w:tc>
        <w:tc>
          <w:tcPr>
            <w:tcW w:w="4484" w:type="dxa"/>
          </w:tcPr>
          <w:p w14:paraId="36365ACC" w14:textId="77777777" w:rsidR="004B438F" w:rsidRPr="007C7E27" w:rsidRDefault="004B438F" w:rsidP="00D907AF">
            <w:pPr>
              <w:rPr>
                <w:sz w:val="20"/>
                <w:szCs w:val="20"/>
              </w:rPr>
            </w:pPr>
            <w:r w:rsidRPr="007C7E27">
              <w:rPr>
                <w:sz w:val="20"/>
                <w:szCs w:val="20"/>
              </w:rPr>
              <w:t>What do you say, shall we connect to the Internet? Yes or no?</w:t>
            </w:r>
          </w:p>
        </w:tc>
        <w:tc>
          <w:tcPr>
            <w:tcW w:w="1585" w:type="dxa"/>
          </w:tcPr>
          <w:p w14:paraId="5E461076" w14:textId="77777777" w:rsidR="004B438F" w:rsidRPr="007C7E27" w:rsidRDefault="004B438F" w:rsidP="00D907AF">
            <w:pPr>
              <w:rPr>
                <w:sz w:val="20"/>
                <w:szCs w:val="20"/>
              </w:rPr>
            </w:pPr>
          </w:p>
        </w:tc>
        <w:tc>
          <w:tcPr>
            <w:tcW w:w="3415" w:type="dxa"/>
          </w:tcPr>
          <w:p w14:paraId="40F25C3A" w14:textId="77777777" w:rsidR="004B438F" w:rsidRPr="007C7E27" w:rsidRDefault="004B438F" w:rsidP="00D907AF">
            <w:pPr>
              <w:rPr>
                <w:sz w:val="20"/>
                <w:szCs w:val="20"/>
              </w:rPr>
            </w:pPr>
          </w:p>
        </w:tc>
      </w:tr>
      <w:tr w:rsidR="004B438F" w:rsidRPr="007C7E27" w14:paraId="0AB52131" w14:textId="77777777" w:rsidTr="00D907AF">
        <w:tc>
          <w:tcPr>
            <w:tcW w:w="2125" w:type="dxa"/>
          </w:tcPr>
          <w:p w14:paraId="369244D9" w14:textId="77777777" w:rsidR="004B438F" w:rsidRPr="007C7E27" w:rsidRDefault="004B438F" w:rsidP="00D907AF">
            <w:pPr>
              <w:rPr>
                <w:sz w:val="20"/>
                <w:szCs w:val="20"/>
              </w:rPr>
            </w:pPr>
            <w:proofErr w:type="spellStart"/>
            <w:r w:rsidRPr="007C7E27">
              <w:rPr>
                <w:sz w:val="20"/>
                <w:szCs w:val="20"/>
              </w:rPr>
              <w:t>connectInstruction</w:t>
            </w:r>
            <w:proofErr w:type="spellEnd"/>
            <w:r w:rsidRPr="007C7E27">
              <w:rPr>
                <w:sz w:val="20"/>
                <w:szCs w:val="20"/>
              </w:rPr>
              <w:t xml:space="preserve"> – block 1</w:t>
            </w:r>
          </w:p>
        </w:tc>
        <w:tc>
          <w:tcPr>
            <w:tcW w:w="1341" w:type="dxa"/>
          </w:tcPr>
          <w:p w14:paraId="246818AB" w14:textId="77777777" w:rsidR="004B438F" w:rsidRPr="007C7E27" w:rsidRDefault="004B438F" w:rsidP="00D907AF">
            <w:pPr>
              <w:rPr>
                <w:sz w:val="20"/>
                <w:szCs w:val="20"/>
              </w:rPr>
            </w:pPr>
            <w:r w:rsidRPr="007C7E27">
              <w:rPr>
                <w:sz w:val="20"/>
                <w:szCs w:val="20"/>
              </w:rPr>
              <w:t>Set up instructions</w:t>
            </w:r>
          </w:p>
        </w:tc>
        <w:tc>
          <w:tcPr>
            <w:tcW w:w="4484" w:type="dxa"/>
          </w:tcPr>
          <w:p w14:paraId="488717CF" w14:textId="77777777" w:rsidR="004B438F" w:rsidRPr="007C7E27" w:rsidRDefault="004B438F" w:rsidP="00D907AF">
            <w:pPr>
              <w:rPr>
                <w:sz w:val="20"/>
                <w:szCs w:val="20"/>
              </w:rPr>
            </w:pPr>
            <w:r w:rsidRPr="007C7E27">
              <w:rPr>
                <w:sz w:val="20"/>
                <w:szCs w:val="20"/>
              </w:rPr>
              <w:t>Wonderful! Now do exactly as I say or we may disrupt the flow of time and space and bring the universe as we know it to a crashing end! (chuckles) Just kidding! But seriously, pay attention.</w:t>
            </w:r>
          </w:p>
        </w:tc>
        <w:tc>
          <w:tcPr>
            <w:tcW w:w="1585" w:type="dxa"/>
          </w:tcPr>
          <w:p w14:paraId="01A9492E" w14:textId="77777777" w:rsidR="004B438F" w:rsidRPr="007C7E27" w:rsidRDefault="004B438F" w:rsidP="00D907AF">
            <w:pPr>
              <w:rPr>
                <w:sz w:val="20"/>
                <w:szCs w:val="20"/>
              </w:rPr>
            </w:pPr>
          </w:p>
        </w:tc>
        <w:tc>
          <w:tcPr>
            <w:tcW w:w="3415" w:type="dxa"/>
          </w:tcPr>
          <w:p w14:paraId="5669092E" w14:textId="77777777" w:rsidR="004B438F" w:rsidRPr="007C7E27" w:rsidRDefault="004B438F" w:rsidP="00D907AF">
            <w:pPr>
              <w:rPr>
                <w:sz w:val="20"/>
                <w:szCs w:val="20"/>
              </w:rPr>
            </w:pPr>
            <w:r w:rsidRPr="007C7E27">
              <w:rPr>
                <w:sz w:val="20"/>
                <w:szCs w:val="20"/>
              </w:rPr>
              <w:t>Keyword: yes</w:t>
            </w:r>
          </w:p>
          <w:p w14:paraId="16920EA5" w14:textId="77777777" w:rsidR="004B438F" w:rsidRPr="007C7E27" w:rsidRDefault="004B438F" w:rsidP="00D907AF">
            <w:pPr>
              <w:rPr>
                <w:sz w:val="20"/>
                <w:szCs w:val="20"/>
              </w:rPr>
            </w:pPr>
          </w:p>
          <w:p w14:paraId="7C488237" w14:textId="77777777" w:rsidR="004B438F" w:rsidRPr="007C7E27" w:rsidRDefault="004B438F" w:rsidP="00D907AF">
            <w:pPr>
              <w:rPr>
                <w:sz w:val="20"/>
                <w:szCs w:val="20"/>
              </w:rPr>
            </w:pPr>
            <w:r w:rsidRPr="007C7E27">
              <w:rPr>
                <w:sz w:val="20"/>
                <w:szCs w:val="20"/>
              </w:rPr>
              <w:t>Reward FX plays.</w:t>
            </w:r>
          </w:p>
          <w:p w14:paraId="04B8739E" w14:textId="77777777" w:rsidR="004B438F" w:rsidRPr="007C7E27" w:rsidRDefault="004B438F" w:rsidP="00D907AF">
            <w:pPr>
              <w:rPr>
                <w:sz w:val="20"/>
                <w:szCs w:val="20"/>
              </w:rPr>
            </w:pPr>
          </w:p>
          <w:p w14:paraId="33381CC9" w14:textId="77777777" w:rsidR="004B438F" w:rsidRPr="007C7E27" w:rsidRDefault="004B438F" w:rsidP="00D907AF">
            <w:pPr>
              <w:rPr>
                <w:sz w:val="20"/>
                <w:szCs w:val="20"/>
              </w:rPr>
            </w:pPr>
            <w:r w:rsidRPr="007C7E27">
              <w:rPr>
                <w:sz w:val="20"/>
                <w:szCs w:val="20"/>
              </w:rPr>
              <w:t>Dramatic music builds up to and subsides after “crashing end”</w:t>
            </w:r>
          </w:p>
        </w:tc>
      </w:tr>
      <w:tr w:rsidR="004B438F" w:rsidRPr="007C7E27" w14:paraId="4CC99A29" w14:textId="77777777" w:rsidTr="00D907AF">
        <w:tc>
          <w:tcPr>
            <w:tcW w:w="2125" w:type="dxa"/>
          </w:tcPr>
          <w:p w14:paraId="61C703EE" w14:textId="77777777" w:rsidR="004B438F" w:rsidRPr="007C7E27" w:rsidRDefault="004B438F" w:rsidP="00D907AF">
            <w:pPr>
              <w:rPr>
                <w:sz w:val="20"/>
                <w:szCs w:val="20"/>
              </w:rPr>
            </w:pPr>
            <w:proofErr w:type="spellStart"/>
            <w:r w:rsidRPr="007C7E27">
              <w:rPr>
                <w:sz w:val="20"/>
                <w:szCs w:val="20"/>
              </w:rPr>
              <w:t>connectInstruction</w:t>
            </w:r>
            <w:proofErr w:type="spellEnd"/>
            <w:r w:rsidRPr="007C7E27">
              <w:rPr>
                <w:sz w:val="20"/>
                <w:szCs w:val="20"/>
              </w:rPr>
              <w:t xml:space="preserve"> – block 2</w:t>
            </w:r>
          </w:p>
        </w:tc>
        <w:tc>
          <w:tcPr>
            <w:tcW w:w="1341" w:type="dxa"/>
          </w:tcPr>
          <w:p w14:paraId="2AEEA4F8" w14:textId="77777777" w:rsidR="004B438F" w:rsidRPr="007C7E27" w:rsidRDefault="004B438F" w:rsidP="00D907AF">
            <w:pPr>
              <w:rPr>
                <w:sz w:val="20"/>
                <w:szCs w:val="20"/>
              </w:rPr>
            </w:pPr>
          </w:p>
        </w:tc>
        <w:tc>
          <w:tcPr>
            <w:tcW w:w="4484" w:type="dxa"/>
          </w:tcPr>
          <w:p w14:paraId="203B79F7" w14:textId="77777777" w:rsidR="004B438F" w:rsidRPr="007C7E27" w:rsidRDefault="004B438F" w:rsidP="00D907AF">
            <w:pPr>
              <w:rPr>
                <w:sz w:val="20"/>
                <w:szCs w:val="20"/>
              </w:rPr>
            </w:pPr>
            <w:r w:rsidRPr="007C7E27">
              <w:rPr>
                <w:sz w:val="20"/>
                <w:szCs w:val="20"/>
              </w:rPr>
              <w:t>?</w:t>
            </w:r>
          </w:p>
        </w:tc>
        <w:tc>
          <w:tcPr>
            <w:tcW w:w="1585" w:type="dxa"/>
          </w:tcPr>
          <w:p w14:paraId="24C2B13A" w14:textId="77777777" w:rsidR="004B438F" w:rsidRPr="007C7E27" w:rsidRDefault="004B438F" w:rsidP="00D907AF">
            <w:pPr>
              <w:rPr>
                <w:sz w:val="20"/>
                <w:szCs w:val="20"/>
              </w:rPr>
            </w:pPr>
          </w:p>
        </w:tc>
        <w:tc>
          <w:tcPr>
            <w:tcW w:w="3415" w:type="dxa"/>
          </w:tcPr>
          <w:p w14:paraId="5C15D642" w14:textId="77777777" w:rsidR="004B438F" w:rsidRPr="007C7E27" w:rsidRDefault="004B438F" w:rsidP="00D907AF">
            <w:pPr>
              <w:rPr>
                <w:sz w:val="20"/>
                <w:szCs w:val="20"/>
              </w:rPr>
            </w:pPr>
            <w:r w:rsidRPr="007C7E27">
              <w:rPr>
                <w:sz w:val="20"/>
                <w:szCs w:val="20"/>
              </w:rPr>
              <w:t>Actual instructions</w:t>
            </w:r>
          </w:p>
        </w:tc>
      </w:tr>
      <w:tr w:rsidR="004B438F" w:rsidRPr="007C7E27" w14:paraId="7E1B8E9D" w14:textId="77777777" w:rsidTr="00D907AF">
        <w:tc>
          <w:tcPr>
            <w:tcW w:w="2125" w:type="dxa"/>
          </w:tcPr>
          <w:p w14:paraId="6D2BFE38" w14:textId="77777777" w:rsidR="004B438F" w:rsidRPr="007C7E27" w:rsidRDefault="004B438F" w:rsidP="00D907AF">
            <w:pPr>
              <w:rPr>
                <w:sz w:val="20"/>
                <w:szCs w:val="20"/>
              </w:rPr>
            </w:pPr>
            <w:proofErr w:type="spellStart"/>
            <w:r w:rsidRPr="007C7E27">
              <w:rPr>
                <w:sz w:val="20"/>
                <w:szCs w:val="20"/>
              </w:rPr>
              <w:t>offlineWarning</w:t>
            </w:r>
            <w:proofErr w:type="spellEnd"/>
          </w:p>
        </w:tc>
        <w:tc>
          <w:tcPr>
            <w:tcW w:w="1341" w:type="dxa"/>
          </w:tcPr>
          <w:p w14:paraId="4BC496B1" w14:textId="77777777" w:rsidR="004B438F" w:rsidRPr="007C7E27" w:rsidRDefault="004B438F" w:rsidP="00D907AF">
            <w:pPr>
              <w:rPr>
                <w:sz w:val="20"/>
                <w:szCs w:val="20"/>
              </w:rPr>
            </w:pPr>
          </w:p>
        </w:tc>
        <w:tc>
          <w:tcPr>
            <w:tcW w:w="4484" w:type="dxa"/>
          </w:tcPr>
          <w:p w14:paraId="4FD5D0F4" w14:textId="77777777" w:rsidR="004B438F" w:rsidRPr="007C7E27" w:rsidRDefault="004B438F" w:rsidP="00D907AF">
            <w:pPr>
              <w:rPr>
                <w:sz w:val="20"/>
                <w:szCs w:val="20"/>
              </w:rPr>
            </w:pPr>
            <w:r w:rsidRPr="007C7E27">
              <w:rPr>
                <w:sz w:val="20"/>
                <w:szCs w:val="20"/>
              </w:rPr>
              <w:t xml:space="preserve">Okay, no problem. But just so you know, I won’t have access to everything I need to help </w:t>
            </w:r>
            <w:r w:rsidRPr="007C7E27">
              <w:rPr>
                <w:sz w:val="20"/>
                <w:szCs w:val="20"/>
              </w:rPr>
              <w:lastRenderedPageBreak/>
              <w:t>you discover the secrets of the universe. So if you change your mind at any time, just say “Einstein, online!”</w:t>
            </w:r>
          </w:p>
        </w:tc>
        <w:tc>
          <w:tcPr>
            <w:tcW w:w="1585" w:type="dxa"/>
          </w:tcPr>
          <w:p w14:paraId="58BDF383" w14:textId="77777777" w:rsidR="004B438F" w:rsidRPr="007C7E27" w:rsidRDefault="004B438F" w:rsidP="00D907AF">
            <w:pPr>
              <w:rPr>
                <w:sz w:val="20"/>
                <w:szCs w:val="20"/>
              </w:rPr>
            </w:pPr>
          </w:p>
        </w:tc>
        <w:tc>
          <w:tcPr>
            <w:tcW w:w="3415" w:type="dxa"/>
          </w:tcPr>
          <w:p w14:paraId="0A33BE63" w14:textId="77777777" w:rsidR="004B438F" w:rsidRPr="007C7E27" w:rsidRDefault="004B438F" w:rsidP="00D907AF">
            <w:pPr>
              <w:rPr>
                <w:sz w:val="20"/>
                <w:szCs w:val="20"/>
              </w:rPr>
            </w:pPr>
            <w:r w:rsidRPr="007C7E27">
              <w:rPr>
                <w:sz w:val="20"/>
                <w:szCs w:val="20"/>
              </w:rPr>
              <w:t>Keyword: no</w:t>
            </w:r>
          </w:p>
        </w:tc>
      </w:tr>
      <w:tr w:rsidR="004B438F" w:rsidRPr="007C7E27" w14:paraId="6DF26C62" w14:textId="77777777" w:rsidTr="00D907AF">
        <w:tc>
          <w:tcPr>
            <w:tcW w:w="2125" w:type="dxa"/>
          </w:tcPr>
          <w:p w14:paraId="023B1526" w14:textId="77777777" w:rsidR="004B438F" w:rsidRPr="007C7E27" w:rsidRDefault="004B438F" w:rsidP="00D907AF">
            <w:pPr>
              <w:rPr>
                <w:sz w:val="20"/>
                <w:szCs w:val="20"/>
              </w:rPr>
            </w:pPr>
            <w:proofErr w:type="spellStart"/>
            <w:r w:rsidRPr="007C7E27">
              <w:rPr>
                <w:sz w:val="20"/>
                <w:szCs w:val="20"/>
              </w:rPr>
              <w:lastRenderedPageBreak/>
              <w:t>connectedgetvisible</w:t>
            </w:r>
            <w:proofErr w:type="spellEnd"/>
          </w:p>
        </w:tc>
        <w:tc>
          <w:tcPr>
            <w:tcW w:w="1341" w:type="dxa"/>
          </w:tcPr>
          <w:p w14:paraId="2FA70CE0" w14:textId="77777777" w:rsidR="004B438F" w:rsidRPr="007C7E27" w:rsidRDefault="004B438F" w:rsidP="00D907AF">
            <w:pPr>
              <w:rPr>
                <w:sz w:val="20"/>
                <w:szCs w:val="20"/>
              </w:rPr>
            </w:pPr>
            <w:r w:rsidRPr="007C7E27">
              <w:rPr>
                <w:sz w:val="20"/>
                <w:szCs w:val="20"/>
              </w:rPr>
              <w:t>Intro app</w:t>
            </w:r>
          </w:p>
        </w:tc>
        <w:tc>
          <w:tcPr>
            <w:tcW w:w="4484" w:type="dxa"/>
          </w:tcPr>
          <w:p w14:paraId="36A5BE73" w14:textId="77777777" w:rsidR="004B438F" w:rsidRPr="007C7E27" w:rsidRDefault="004B438F" w:rsidP="00D907AF">
            <w:pPr>
              <w:rPr>
                <w:sz w:val="20"/>
                <w:szCs w:val="20"/>
              </w:rPr>
            </w:pPr>
            <w:r w:rsidRPr="007C7E27">
              <w:rPr>
                <w:sz w:val="20"/>
                <w:szCs w:val="20"/>
              </w:rPr>
              <w:t xml:space="preserve">Now that’s done, I’ve one other thing to show you. I’ve been working on </w:t>
            </w:r>
            <w:r>
              <w:rPr>
                <w:sz w:val="20"/>
                <w:szCs w:val="20"/>
              </w:rPr>
              <w:t xml:space="preserve">something </w:t>
            </w:r>
            <w:r w:rsidRPr="007C7E27">
              <w:rPr>
                <w:sz w:val="20"/>
                <w:szCs w:val="20"/>
              </w:rPr>
              <w:t>that will help us organize our searches, our games, our work, and our experiments! I call it the Stein-O-</w:t>
            </w:r>
            <w:proofErr w:type="spellStart"/>
            <w:r w:rsidRPr="007C7E27">
              <w:rPr>
                <w:sz w:val="20"/>
                <w:szCs w:val="20"/>
              </w:rPr>
              <w:t>matic</w:t>
            </w:r>
            <w:proofErr w:type="spellEnd"/>
            <w:r w:rsidRPr="007C7E27">
              <w:rPr>
                <w:sz w:val="20"/>
                <w:szCs w:val="20"/>
              </w:rPr>
              <w:t>. Would you like to check it out now? Yes or no?</w:t>
            </w:r>
          </w:p>
        </w:tc>
        <w:tc>
          <w:tcPr>
            <w:tcW w:w="1585" w:type="dxa"/>
          </w:tcPr>
          <w:p w14:paraId="0F8820CA" w14:textId="77777777" w:rsidR="004B438F" w:rsidRPr="007C7E27" w:rsidRDefault="004B438F" w:rsidP="00D907AF">
            <w:pPr>
              <w:rPr>
                <w:sz w:val="20"/>
                <w:szCs w:val="20"/>
              </w:rPr>
            </w:pPr>
          </w:p>
        </w:tc>
        <w:tc>
          <w:tcPr>
            <w:tcW w:w="3415" w:type="dxa"/>
          </w:tcPr>
          <w:p w14:paraId="745EA525" w14:textId="77777777" w:rsidR="004B438F" w:rsidRPr="007C7E27" w:rsidRDefault="004B438F" w:rsidP="00D907AF">
            <w:pPr>
              <w:rPr>
                <w:sz w:val="20"/>
                <w:szCs w:val="20"/>
              </w:rPr>
            </w:pPr>
            <w:r w:rsidRPr="007C7E27">
              <w:rPr>
                <w:sz w:val="20"/>
                <w:szCs w:val="20"/>
              </w:rPr>
              <w:t>Working App name</w:t>
            </w:r>
          </w:p>
        </w:tc>
      </w:tr>
      <w:tr w:rsidR="004B438F" w:rsidRPr="007C7E27" w14:paraId="4AE673AD" w14:textId="77777777" w:rsidTr="00D907AF">
        <w:tc>
          <w:tcPr>
            <w:tcW w:w="2125" w:type="dxa"/>
          </w:tcPr>
          <w:p w14:paraId="0834D3D5" w14:textId="77777777" w:rsidR="004B438F" w:rsidRPr="007C7E27" w:rsidRDefault="004B438F" w:rsidP="00D907AF">
            <w:pPr>
              <w:rPr>
                <w:sz w:val="20"/>
                <w:szCs w:val="20"/>
              </w:rPr>
            </w:pPr>
            <w:proofErr w:type="spellStart"/>
            <w:r w:rsidRPr="007C7E27">
              <w:rPr>
                <w:sz w:val="20"/>
                <w:szCs w:val="20"/>
              </w:rPr>
              <w:t>Connectedgetvisible</w:t>
            </w:r>
            <w:proofErr w:type="spellEnd"/>
            <w:r w:rsidRPr="007C7E27">
              <w:rPr>
                <w:sz w:val="20"/>
                <w:szCs w:val="20"/>
              </w:rPr>
              <w:t xml:space="preserve"> </w:t>
            </w:r>
            <w:proofErr w:type="spellStart"/>
            <w:r w:rsidRPr="007C7E27">
              <w:rPr>
                <w:sz w:val="20"/>
                <w:szCs w:val="20"/>
              </w:rPr>
              <w:t>norepsonse</w:t>
            </w:r>
            <w:proofErr w:type="spellEnd"/>
          </w:p>
        </w:tc>
        <w:tc>
          <w:tcPr>
            <w:tcW w:w="1341" w:type="dxa"/>
          </w:tcPr>
          <w:p w14:paraId="6DAF38F7" w14:textId="77777777" w:rsidR="004B438F" w:rsidRPr="007C7E27" w:rsidRDefault="004B438F" w:rsidP="00D907AF">
            <w:pPr>
              <w:rPr>
                <w:sz w:val="20"/>
                <w:szCs w:val="20"/>
              </w:rPr>
            </w:pPr>
          </w:p>
        </w:tc>
        <w:tc>
          <w:tcPr>
            <w:tcW w:w="4484" w:type="dxa"/>
          </w:tcPr>
          <w:p w14:paraId="76294A79" w14:textId="77777777" w:rsidR="004B438F" w:rsidRPr="007C7E27" w:rsidRDefault="004B438F" w:rsidP="00D907AF">
            <w:pPr>
              <w:rPr>
                <w:sz w:val="20"/>
                <w:szCs w:val="20"/>
              </w:rPr>
            </w:pPr>
            <w:r w:rsidRPr="007C7E27">
              <w:rPr>
                <w:sz w:val="20"/>
                <w:szCs w:val="20"/>
              </w:rPr>
              <w:t>Would you like to check out the Stein-O-</w:t>
            </w:r>
            <w:proofErr w:type="spellStart"/>
            <w:r w:rsidRPr="007C7E27">
              <w:rPr>
                <w:sz w:val="20"/>
                <w:szCs w:val="20"/>
              </w:rPr>
              <w:t>matic</w:t>
            </w:r>
            <w:proofErr w:type="spellEnd"/>
            <w:r w:rsidRPr="007C7E27">
              <w:rPr>
                <w:sz w:val="20"/>
                <w:szCs w:val="20"/>
              </w:rPr>
              <w:t>? Yes or no?</w:t>
            </w:r>
          </w:p>
        </w:tc>
        <w:tc>
          <w:tcPr>
            <w:tcW w:w="1585" w:type="dxa"/>
          </w:tcPr>
          <w:p w14:paraId="291AEFC8" w14:textId="77777777" w:rsidR="004B438F" w:rsidRPr="007C7E27" w:rsidRDefault="004B438F" w:rsidP="00D907AF">
            <w:pPr>
              <w:rPr>
                <w:sz w:val="20"/>
                <w:szCs w:val="20"/>
              </w:rPr>
            </w:pPr>
          </w:p>
        </w:tc>
        <w:tc>
          <w:tcPr>
            <w:tcW w:w="3415" w:type="dxa"/>
          </w:tcPr>
          <w:p w14:paraId="096D8DD2" w14:textId="77777777" w:rsidR="004B438F" w:rsidRPr="007C7E27" w:rsidRDefault="004B438F" w:rsidP="00D907AF">
            <w:pPr>
              <w:rPr>
                <w:sz w:val="20"/>
                <w:szCs w:val="20"/>
              </w:rPr>
            </w:pPr>
          </w:p>
        </w:tc>
      </w:tr>
      <w:tr w:rsidR="004B438F" w:rsidRPr="007C7E27" w14:paraId="536DE82A" w14:textId="77777777" w:rsidTr="00D907AF">
        <w:tc>
          <w:tcPr>
            <w:tcW w:w="2125" w:type="dxa"/>
          </w:tcPr>
          <w:p w14:paraId="05F08B25" w14:textId="77777777" w:rsidR="004B438F" w:rsidRPr="007C7E27" w:rsidRDefault="004B438F" w:rsidP="00D907AF">
            <w:pPr>
              <w:rPr>
                <w:sz w:val="20"/>
                <w:szCs w:val="20"/>
              </w:rPr>
            </w:pPr>
            <w:proofErr w:type="spellStart"/>
            <w:r w:rsidRPr="007C7E27">
              <w:rPr>
                <w:sz w:val="20"/>
                <w:szCs w:val="20"/>
              </w:rPr>
              <w:t>offlinegetvisible</w:t>
            </w:r>
            <w:proofErr w:type="spellEnd"/>
          </w:p>
        </w:tc>
        <w:tc>
          <w:tcPr>
            <w:tcW w:w="1341" w:type="dxa"/>
          </w:tcPr>
          <w:p w14:paraId="7816AF01" w14:textId="77777777" w:rsidR="004B438F" w:rsidRPr="007C7E27" w:rsidRDefault="004B438F" w:rsidP="00D907AF">
            <w:pPr>
              <w:rPr>
                <w:sz w:val="20"/>
                <w:szCs w:val="20"/>
              </w:rPr>
            </w:pPr>
          </w:p>
        </w:tc>
        <w:tc>
          <w:tcPr>
            <w:tcW w:w="4484" w:type="dxa"/>
          </w:tcPr>
          <w:p w14:paraId="1944ABC8" w14:textId="77777777" w:rsidR="004B438F" w:rsidRPr="007C7E27" w:rsidRDefault="004B438F" w:rsidP="00D907AF">
            <w:pPr>
              <w:rPr>
                <w:sz w:val="20"/>
                <w:szCs w:val="20"/>
              </w:rPr>
            </w:pPr>
            <w:r w:rsidRPr="007C7E27">
              <w:rPr>
                <w:sz w:val="20"/>
                <w:szCs w:val="20"/>
              </w:rPr>
              <w:t>Now that’s done, I’ve one other thing to show you. I’ve been working on an app that will help us organize our searches, our games, our work, and our experiments! I call it the Stein-O-</w:t>
            </w:r>
            <w:proofErr w:type="spellStart"/>
            <w:r w:rsidRPr="007C7E27">
              <w:rPr>
                <w:sz w:val="20"/>
                <w:szCs w:val="20"/>
              </w:rPr>
              <w:t>matic</w:t>
            </w:r>
            <w:proofErr w:type="spellEnd"/>
            <w:r w:rsidRPr="007C7E27">
              <w:rPr>
                <w:sz w:val="20"/>
                <w:szCs w:val="20"/>
              </w:rPr>
              <w:t>. Would you like to check it out now? Yes or no?</w:t>
            </w:r>
          </w:p>
        </w:tc>
        <w:tc>
          <w:tcPr>
            <w:tcW w:w="1585" w:type="dxa"/>
          </w:tcPr>
          <w:p w14:paraId="7A7ED937" w14:textId="77777777" w:rsidR="004B438F" w:rsidRPr="007C7E27" w:rsidRDefault="004B438F" w:rsidP="00D907AF">
            <w:pPr>
              <w:rPr>
                <w:sz w:val="20"/>
                <w:szCs w:val="20"/>
              </w:rPr>
            </w:pPr>
          </w:p>
        </w:tc>
        <w:tc>
          <w:tcPr>
            <w:tcW w:w="3415" w:type="dxa"/>
          </w:tcPr>
          <w:p w14:paraId="6F6010B5" w14:textId="77777777" w:rsidR="004B438F" w:rsidRPr="007C7E27" w:rsidRDefault="004B438F" w:rsidP="00D907AF">
            <w:pPr>
              <w:rPr>
                <w:sz w:val="20"/>
                <w:szCs w:val="20"/>
              </w:rPr>
            </w:pPr>
          </w:p>
        </w:tc>
      </w:tr>
      <w:tr w:rsidR="004B438F" w:rsidRPr="007C7E27" w14:paraId="52C7BA03" w14:textId="77777777" w:rsidTr="00D907AF">
        <w:tc>
          <w:tcPr>
            <w:tcW w:w="2125" w:type="dxa"/>
          </w:tcPr>
          <w:p w14:paraId="3A706934" w14:textId="77777777" w:rsidR="004B438F" w:rsidRPr="007C7E27" w:rsidRDefault="004B438F" w:rsidP="00D907AF">
            <w:pPr>
              <w:rPr>
                <w:sz w:val="20"/>
                <w:szCs w:val="20"/>
              </w:rPr>
            </w:pPr>
            <w:proofErr w:type="spellStart"/>
            <w:r w:rsidRPr="007C7E27">
              <w:rPr>
                <w:sz w:val="20"/>
                <w:szCs w:val="20"/>
              </w:rPr>
              <w:t>Offlinegetvisible</w:t>
            </w:r>
            <w:proofErr w:type="spellEnd"/>
            <w:r w:rsidRPr="007C7E27">
              <w:rPr>
                <w:sz w:val="20"/>
                <w:szCs w:val="20"/>
              </w:rPr>
              <w:t xml:space="preserve"> </w:t>
            </w:r>
            <w:proofErr w:type="spellStart"/>
            <w:r w:rsidRPr="007C7E27">
              <w:rPr>
                <w:sz w:val="20"/>
                <w:szCs w:val="20"/>
              </w:rPr>
              <w:t>noresponse</w:t>
            </w:r>
            <w:proofErr w:type="spellEnd"/>
          </w:p>
        </w:tc>
        <w:tc>
          <w:tcPr>
            <w:tcW w:w="1341" w:type="dxa"/>
          </w:tcPr>
          <w:p w14:paraId="0580B07C" w14:textId="77777777" w:rsidR="004B438F" w:rsidRPr="007C7E27" w:rsidRDefault="004B438F" w:rsidP="00D907AF">
            <w:pPr>
              <w:rPr>
                <w:sz w:val="20"/>
                <w:szCs w:val="20"/>
              </w:rPr>
            </w:pPr>
          </w:p>
        </w:tc>
        <w:tc>
          <w:tcPr>
            <w:tcW w:w="4484" w:type="dxa"/>
          </w:tcPr>
          <w:p w14:paraId="34FF2830" w14:textId="77777777" w:rsidR="004B438F" w:rsidRPr="007C7E27" w:rsidRDefault="004B438F" w:rsidP="00D907AF">
            <w:pPr>
              <w:rPr>
                <w:sz w:val="20"/>
                <w:szCs w:val="20"/>
              </w:rPr>
            </w:pPr>
            <w:r w:rsidRPr="007C7E27">
              <w:rPr>
                <w:sz w:val="20"/>
                <w:szCs w:val="20"/>
              </w:rPr>
              <w:t>Would you like to check out the Stein-O-</w:t>
            </w:r>
            <w:proofErr w:type="spellStart"/>
            <w:r w:rsidRPr="007C7E27">
              <w:rPr>
                <w:sz w:val="20"/>
                <w:szCs w:val="20"/>
              </w:rPr>
              <w:t>matic</w:t>
            </w:r>
            <w:proofErr w:type="spellEnd"/>
            <w:r w:rsidRPr="007C7E27">
              <w:rPr>
                <w:sz w:val="20"/>
                <w:szCs w:val="20"/>
              </w:rPr>
              <w:t>? Yes or no?</w:t>
            </w:r>
          </w:p>
        </w:tc>
        <w:tc>
          <w:tcPr>
            <w:tcW w:w="1585" w:type="dxa"/>
          </w:tcPr>
          <w:p w14:paraId="3BB59A8C" w14:textId="77777777" w:rsidR="004B438F" w:rsidRPr="007C7E27" w:rsidRDefault="004B438F" w:rsidP="00D907AF">
            <w:pPr>
              <w:rPr>
                <w:sz w:val="20"/>
                <w:szCs w:val="20"/>
              </w:rPr>
            </w:pPr>
          </w:p>
        </w:tc>
        <w:tc>
          <w:tcPr>
            <w:tcW w:w="3415" w:type="dxa"/>
          </w:tcPr>
          <w:p w14:paraId="40F6AFEC" w14:textId="77777777" w:rsidR="004B438F" w:rsidRPr="007C7E27" w:rsidRDefault="004B438F" w:rsidP="00D907AF">
            <w:pPr>
              <w:rPr>
                <w:sz w:val="20"/>
                <w:szCs w:val="20"/>
              </w:rPr>
            </w:pPr>
          </w:p>
        </w:tc>
      </w:tr>
      <w:tr w:rsidR="004B438F" w:rsidRPr="007C7E27" w14:paraId="4285D18E" w14:textId="77777777" w:rsidTr="00D907AF">
        <w:tc>
          <w:tcPr>
            <w:tcW w:w="2125" w:type="dxa"/>
          </w:tcPr>
          <w:p w14:paraId="5337F7A8" w14:textId="77777777" w:rsidR="004B438F" w:rsidRPr="007C7E27" w:rsidRDefault="004B438F" w:rsidP="00D907AF">
            <w:pPr>
              <w:rPr>
                <w:sz w:val="20"/>
                <w:szCs w:val="20"/>
              </w:rPr>
            </w:pPr>
            <w:proofErr w:type="spellStart"/>
            <w:r w:rsidRPr="007C7E27">
              <w:rPr>
                <w:sz w:val="20"/>
                <w:szCs w:val="20"/>
              </w:rPr>
              <w:t>AppsetupInstruct</w:t>
            </w:r>
            <w:proofErr w:type="spellEnd"/>
            <w:r w:rsidRPr="007C7E27">
              <w:rPr>
                <w:sz w:val="20"/>
                <w:szCs w:val="20"/>
              </w:rPr>
              <w:t xml:space="preserve"> – block 1</w:t>
            </w:r>
          </w:p>
        </w:tc>
        <w:tc>
          <w:tcPr>
            <w:tcW w:w="1341" w:type="dxa"/>
          </w:tcPr>
          <w:p w14:paraId="2524B775" w14:textId="77777777" w:rsidR="004B438F" w:rsidRPr="007C7E27" w:rsidRDefault="004B438F" w:rsidP="00D907AF">
            <w:pPr>
              <w:rPr>
                <w:sz w:val="20"/>
                <w:szCs w:val="20"/>
              </w:rPr>
            </w:pPr>
          </w:p>
        </w:tc>
        <w:tc>
          <w:tcPr>
            <w:tcW w:w="4484" w:type="dxa"/>
          </w:tcPr>
          <w:p w14:paraId="0C9ECBAA" w14:textId="77777777" w:rsidR="004B438F" w:rsidRPr="007C7E27" w:rsidRDefault="004B438F" w:rsidP="00D907AF">
            <w:pPr>
              <w:rPr>
                <w:sz w:val="20"/>
                <w:szCs w:val="20"/>
              </w:rPr>
            </w:pPr>
            <w:r w:rsidRPr="007C7E27">
              <w:rPr>
                <w:sz w:val="20"/>
                <w:szCs w:val="20"/>
              </w:rPr>
              <w:t>Splendid! You know, I didn’t want to say it, but I thought to myself “this will be a true test of genius” And you passed! Okay then, let’s get started.</w:t>
            </w:r>
          </w:p>
        </w:tc>
        <w:tc>
          <w:tcPr>
            <w:tcW w:w="1585" w:type="dxa"/>
          </w:tcPr>
          <w:p w14:paraId="42F7E929" w14:textId="77777777" w:rsidR="004B438F" w:rsidRPr="007C7E27" w:rsidRDefault="004B438F" w:rsidP="00D907AF">
            <w:pPr>
              <w:rPr>
                <w:sz w:val="20"/>
                <w:szCs w:val="20"/>
              </w:rPr>
            </w:pPr>
          </w:p>
        </w:tc>
        <w:tc>
          <w:tcPr>
            <w:tcW w:w="3415" w:type="dxa"/>
          </w:tcPr>
          <w:p w14:paraId="3BB8B0C6" w14:textId="77777777" w:rsidR="004B438F" w:rsidRPr="007C7E27" w:rsidRDefault="004B438F" w:rsidP="00D907AF">
            <w:pPr>
              <w:rPr>
                <w:sz w:val="20"/>
                <w:szCs w:val="20"/>
              </w:rPr>
            </w:pPr>
            <w:r w:rsidRPr="007C7E27">
              <w:rPr>
                <w:sz w:val="20"/>
                <w:szCs w:val="20"/>
              </w:rPr>
              <w:t>Keyword: yes</w:t>
            </w:r>
          </w:p>
          <w:p w14:paraId="37625E78" w14:textId="77777777" w:rsidR="004B438F" w:rsidRPr="007C7E27" w:rsidRDefault="004B438F" w:rsidP="00D907AF">
            <w:pPr>
              <w:rPr>
                <w:sz w:val="20"/>
                <w:szCs w:val="20"/>
              </w:rPr>
            </w:pPr>
          </w:p>
          <w:p w14:paraId="53CEE075" w14:textId="77777777" w:rsidR="004B438F" w:rsidRPr="007C7E27" w:rsidRDefault="004B438F" w:rsidP="00D907AF">
            <w:pPr>
              <w:rPr>
                <w:sz w:val="20"/>
                <w:szCs w:val="20"/>
              </w:rPr>
            </w:pPr>
            <w:r w:rsidRPr="007C7E27">
              <w:rPr>
                <w:sz w:val="20"/>
                <w:szCs w:val="20"/>
              </w:rPr>
              <w:t>Reward FX plays.</w:t>
            </w:r>
          </w:p>
        </w:tc>
      </w:tr>
      <w:tr w:rsidR="004B438F" w:rsidRPr="007C7E27" w14:paraId="783D4C15" w14:textId="77777777" w:rsidTr="00D907AF">
        <w:tc>
          <w:tcPr>
            <w:tcW w:w="2125" w:type="dxa"/>
          </w:tcPr>
          <w:p w14:paraId="22C50164" w14:textId="77777777" w:rsidR="004B438F" w:rsidRPr="007C7E27" w:rsidRDefault="004B438F" w:rsidP="00D907AF">
            <w:pPr>
              <w:rPr>
                <w:sz w:val="20"/>
                <w:szCs w:val="20"/>
              </w:rPr>
            </w:pPr>
            <w:proofErr w:type="spellStart"/>
            <w:r w:rsidRPr="007C7E27">
              <w:rPr>
                <w:sz w:val="20"/>
                <w:szCs w:val="20"/>
              </w:rPr>
              <w:t>AppsetupInstruct</w:t>
            </w:r>
            <w:proofErr w:type="spellEnd"/>
            <w:r w:rsidRPr="007C7E27">
              <w:rPr>
                <w:sz w:val="20"/>
                <w:szCs w:val="20"/>
              </w:rPr>
              <w:t xml:space="preserve"> – block 2</w:t>
            </w:r>
          </w:p>
        </w:tc>
        <w:tc>
          <w:tcPr>
            <w:tcW w:w="1341" w:type="dxa"/>
          </w:tcPr>
          <w:p w14:paraId="7AD313C5" w14:textId="77777777" w:rsidR="004B438F" w:rsidRPr="007C7E27" w:rsidRDefault="004B438F" w:rsidP="00D907AF">
            <w:pPr>
              <w:rPr>
                <w:sz w:val="20"/>
                <w:szCs w:val="20"/>
              </w:rPr>
            </w:pPr>
          </w:p>
        </w:tc>
        <w:tc>
          <w:tcPr>
            <w:tcW w:w="4484" w:type="dxa"/>
          </w:tcPr>
          <w:p w14:paraId="0EAA607C" w14:textId="77777777" w:rsidR="004B438F" w:rsidRPr="007C7E27" w:rsidRDefault="004B438F" w:rsidP="00D907AF">
            <w:pPr>
              <w:rPr>
                <w:sz w:val="20"/>
                <w:szCs w:val="20"/>
              </w:rPr>
            </w:pPr>
            <w:r w:rsidRPr="007C7E27">
              <w:rPr>
                <w:sz w:val="20"/>
                <w:szCs w:val="20"/>
              </w:rPr>
              <w:t>?</w:t>
            </w:r>
          </w:p>
        </w:tc>
        <w:tc>
          <w:tcPr>
            <w:tcW w:w="1585" w:type="dxa"/>
          </w:tcPr>
          <w:p w14:paraId="39442886" w14:textId="77777777" w:rsidR="004B438F" w:rsidRPr="007C7E27" w:rsidRDefault="004B438F" w:rsidP="00D907AF">
            <w:pPr>
              <w:rPr>
                <w:sz w:val="20"/>
                <w:szCs w:val="20"/>
              </w:rPr>
            </w:pPr>
          </w:p>
        </w:tc>
        <w:tc>
          <w:tcPr>
            <w:tcW w:w="3415" w:type="dxa"/>
          </w:tcPr>
          <w:p w14:paraId="06D36E5B" w14:textId="77777777" w:rsidR="004B438F" w:rsidRPr="007C7E27" w:rsidRDefault="004B438F" w:rsidP="00D907AF">
            <w:pPr>
              <w:rPr>
                <w:sz w:val="20"/>
                <w:szCs w:val="20"/>
              </w:rPr>
            </w:pPr>
            <w:r w:rsidRPr="007C7E27">
              <w:rPr>
                <w:sz w:val="20"/>
                <w:szCs w:val="20"/>
              </w:rPr>
              <w:t>Actual instructions</w:t>
            </w:r>
          </w:p>
        </w:tc>
      </w:tr>
      <w:tr w:rsidR="004B438F" w:rsidRPr="007C7E27" w14:paraId="44AF5F16" w14:textId="77777777" w:rsidTr="00D907AF">
        <w:tc>
          <w:tcPr>
            <w:tcW w:w="2125" w:type="dxa"/>
          </w:tcPr>
          <w:p w14:paraId="629CB637" w14:textId="77777777" w:rsidR="004B438F" w:rsidRPr="007C7E27" w:rsidRDefault="004B438F" w:rsidP="00D907AF">
            <w:pPr>
              <w:rPr>
                <w:sz w:val="20"/>
                <w:szCs w:val="20"/>
              </w:rPr>
            </w:pPr>
            <w:proofErr w:type="spellStart"/>
            <w:r w:rsidRPr="007C7E27">
              <w:rPr>
                <w:sz w:val="20"/>
                <w:szCs w:val="20"/>
              </w:rPr>
              <w:t>visibilitywarning</w:t>
            </w:r>
            <w:proofErr w:type="spellEnd"/>
          </w:p>
        </w:tc>
        <w:tc>
          <w:tcPr>
            <w:tcW w:w="1341" w:type="dxa"/>
          </w:tcPr>
          <w:p w14:paraId="31074E19" w14:textId="77777777" w:rsidR="004B438F" w:rsidRPr="007C7E27" w:rsidRDefault="004B438F" w:rsidP="00D907AF">
            <w:pPr>
              <w:rPr>
                <w:sz w:val="20"/>
                <w:szCs w:val="20"/>
              </w:rPr>
            </w:pPr>
          </w:p>
        </w:tc>
        <w:tc>
          <w:tcPr>
            <w:tcW w:w="4484" w:type="dxa"/>
          </w:tcPr>
          <w:p w14:paraId="004BE110" w14:textId="77777777" w:rsidR="004B438F" w:rsidRPr="007C7E27" w:rsidRDefault="004B438F" w:rsidP="00D907AF">
            <w:pPr>
              <w:rPr>
                <w:sz w:val="20"/>
                <w:szCs w:val="20"/>
              </w:rPr>
            </w:pPr>
            <w:r w:rsidRPr="007C7E27">
              <w:rPr>
                <w:sz w:val="20"/>
                <w:szCs w:val="20"/>
              </w:rPr>
              <w:t>No problem. But FYI, my current theory is that we will have</w:t>
            </w:r>
            <w:r>
              <w:rPr>
                <w:sz w:val="20"/>
                <w:szCs w:val="20"/>
              </w:rPr>
              <w:t xml:space="preserve"> a lot more fun if we use the Stein-O-</w:t>
            </w:r>
            <w:proofErr w:type="spellStart"/>
            <w:r>
              <w:rPr>
                <w:sz w:val="20"/>
                <w:szCs w:val="20"/>
              </w:rPr>
              <w:t>matic</w:t>
            </w:r>
            <w:proofErr w:type="spellEnd"/>
            <w:r w:rsidRPr="007C7E27">
              <w:rPr>
                <w:sz w:val="20"/>
                <w:szCs w:val="20"/>
              </w:rPr>
              <w:t>! So if you decide you want to use it, say “Einstein, xxx”!</w:t>
            </w:r>
          </w:p>
        </w:tc>
        <w:tc>
          <w:tcPr>
            <w:tcW w:w="1585" w:type="dxa"/>
          </w:tcPr>
          <w:p w14:paraId="7A05DD54" w14:textId="77777777" w:rsidR="004B438F" w:rsidRPr="007C7E27" w:rsidRDefault="004B438F" w:rsidP="00D907AF">
            <w:pPr>
              <w:rPr>
                <w:sz w:val="20"/>
                <w:szCs w:val="20"/>
              </w:rPr>
            </w:pPr>
          </w:p>
        </w:tc>
        <w:tc>
          <w:tcPr>
            <w:tcW w:w="3415" w:type="dxa"/>
          </w:tcPr>
          <w:p w14:paraId="4E08DA66" w14:textId="77777777" w:rsidR="004B438F" w:rsidRPr="007C7E27" w:rsidRDefault="004B438F" w:rsidP="00D907AF">
            <w:pPr>
              <w:rPr>
                <w:sz w:val="20"/>
                <w:szCs w:val="20"/>
              </w:rPr>
            </w:pPr>
            <w:r w:rsidRPr="007C7E27">
              <w:rPr>
                <w:sz w:val="20"/>
                <w:szCs w:val="20"/>
              </w:rPr>
              <w:t>Keyword: no</w:t>
            </w:r>
          </w:p>
        </w:tc>
      </w:tr>
      <w:tr w:rsidR="004B438F" w:rsidRPr="007C7E27" w14:paraId="4FEB779D" w14:textId="77777777" w:rsidTr="00D907AF">
        <w:tc>
          <w:tcPr>
            <w:tcW w:w="2125" w:type="dxa"/>
          </w:tcPr>
          <w:p w14:paraId="16DF9547" w14:textId="77777777" w:rsidR="004B438F" w:rsidRPr="007C7E27" w:rsidRDefault="004B438F" w:rsidP="00D907AF">
            <w:pPr>
              <w:rPr>
                <w:sz w:val="20"/>
                <w:szCs w:val="20"/>
              </w:rPr>
            </w:pPr>
            <w:proofErr w:type="spellStart"/>
            <w:r w:rsidRPr="007C7E27">
              <w:rPr>
                <w:sz w:val="20"/>
                <w:szCs w:val="20"/>
              </w:rPr>
              <w:t>connectedpreshow</w:t>
            </w:r>
            <w:proofErr w:type="spellEnd"/>
          </w:p>
        </w:tc>
        <w:tc>
          <w:tcPr>
            <w:tcW w:w="1341" w:type="dxa"/>
          </w:tcPr>
          <w:p w14:paraId="1A6E86CF" w14:textId="77777777" w:rsidR="004B438F" w:rsidRPr="007C7E27" w:rsidRDefault="004B438F" w:rsidP="00D907AF">
            <w:pPr>
              <w:rPr>
                <w:sz w:val="20"/>
                <w:szCs w:val="20"/>
              </w:rPr>
            </w:pPr>
          </w:p>
        </w:tc>
        <w:tc>
          <w:tcPr>
            <w:tcW w:w="4484" w:type="dxa"/>
          </w:tcPr>
          <w:p w14:paraId="1D3667A7" w14:textId="77777777" w:rsidR="004B438F" w:rsidRPr="007C7E27" w:rsidRDefault="004B438F" w:rsidP="00D907AF">
            <w:pPr>
              <w:rPr>
                <w:sz w:val="20"/>
                <w:szCs w:val="20"/>
              </w:rPr>
            </w:pPr>
            <w:r w:rsidRPr="007C7E27">
              <w:rPr>
                <w:sz w:val="20"/>
                <w:szCs w:val="20"/>
              </w:rPr>
              <w:t xml:space="preserve">I think now would be a good time for introductions. I am Albert Einstein, your Personal Genius! Now I’m sure it hasn’t escaped your notice that I’m actually a miniature robot that you recently pulled from a cardboard box, but I would hope you wouldn’t hold that against me. (chuckles) I may be an automaton, but that doesn’t mean I don’t have feelings. So let’s not bring that </w:t>
            </w:r>
            <w:r w:rsidRPr="007C7E27">
              <w:rPr>
                <w:sz w:val="20"/>
                <w:szCs w:val="20"/>
              </w:rPr>
              <w:lastRenderedPageBreak/>
              <w:t xml:space="preserve">up again, agreed? Splendid! So enough about what’s so great about me. Let’s find out what’s so great about you, shall we? </w:t>
            </w:r>
          </w:p>
        </w:tc>
        <w:tc>
          <w:tcPr>
            <w:tcW w:w="1585" w:type="dxa"/>
          </w:tcPr>
          <w:p w14:paraId="4B332AD7" w14:textId="77777777" w:rsidR="004B438F" w:rsidRPr="007C7E27" w:rsidRDefault="004B438F" w:rsidP="00D907AF">
            <w:pPr>
              <w:rPr>
                <w:sz w:val="20"/>
                <w:szCs w:val="20"/>
              </w:rPr>
            </w:pPr>
          </w:p>
        </w:tc>
        <w:tc>
          <w:tcPr>
            <w:tcW w:w="3415" w:type="dxa"/>
          </w:tcPr>
          <w:p w14:paraId="04FF444A" w14:textId="77777777" w:rsidR="004B438F" w:rsidRPr="007C7E27" w:rsidRDefault="004B438F" w:rsidP="00D907AF">
            <w:pPr>
              <w:rPr>
                <w:sz w:val="20"/>
                <w:szCs w:val="20"/>
              </w:rPr>
            </w:pPr>
          </w:p>
        </w:tc>
      </w:tr>
      <w:tr w:rsidR="004B438F" w:rsidRPr="007C7E27" w14:paraId="00FD9155" w14:textId="77777777" w:rsidTr="00D907AF">
        <w:tc>
          <w:tcPr>
            <w:tcW w:w="2125" w:type="dxa"/>
          </w:tcPr>
          <w:p w14:paraId="1758ACBC" w14:textId="77777777" w:rsidR="004B438F" w:rsidRPr="007C7E27" w:rsidRDefault="004B438F" w:rsidP="00D907AF">
            <w:pPr>
              <w:rPr>
                <w:sz w:val="20"/>
                <w:szCs w:val="20"/>
              </w:rPr>
            </w:pPr>
            <w:proofErr w:type="spellStart"/>
            <w:r w:rsidRPr="007C7E27">
              <w:rPr>
                <w:sz w:val="20"/>
                <w:szCs w:val="20"/>
              </w:rPr>
              <w:lastRenderedPageBreak/>
              <w:t>Connectedpreshow</w:t>
            </w:r>
            <w:proofErr w:type="spellEnd"/>
            <w:r w:rsidRPr="007C7E27">
              <w:rPr>
                <w:sz w:val="20"/>
                <w:szCs w:val="20"/>
              </w:rPr>
              <w:t xml:space="preserve"> </w:t>
            </w:r>
            <w:proofErr w:type="spellStart"/>
            <w:r w:rsidRPr="007C7E27">
              <w:rPr>
                <w:sz w:val="20"/>
                <w:szCs w:val="20"/>
              </w:rPr>
              <w:t>noresponse</w:t>
            </w:r>
            <w:proofErr w:type="spellEnd"/>
          </w:p>
        </w:tc>
        <w:tc>
          <w:tcPr>
            <w:tcW w:w="1341" w:type="dxa"/>
          </w:tcPr>
          <w:p w14:paraId="3FE774F3" w14:textId="77777777" w:rsidR="004B438F" w:rsidRPr="007C7E27" w:rsidRDefault="004B438F" w:rsidP="00D907AF">
            <w:pPr>
              <w:rPr>
                <w:sz w:val="20"/>
                <w:szCs w:val="20"/>
              </w:rPr>
            </w:pPr>
          </w:p>
        </w:tc>
        <w:tc>
          <w:tcPr>
            <w:tcW w:w="4484" w:type="dxa"/>
          </w:tcPr>
          <w:p w14:paraId="2D7E6126" w14:textId="77777777" w:rsidR="004B438F" w:rsidRPr="007C7E27" w:rsidRDefault="004B438F" w:rsidP="00D907AF">
            <w:pPr>
              <w:rPr>
                <w:sz w:val="20"/>
                <w:szCs w:val="20"/>
              </w:rPr>
            </w:pPr>
            <w:r w:rsidRPr="007C7E27">
              <w:rPr>
                <w:sz w:val="20"/>
                <w:szCs w:val="20"/>
              </w:rPr>
              <w:t>Hello? Oh, I see. If I say “Shall we”, you say “we shall”. Okay? Let’s try that again. Let’s find out what’s so great about you, shall we?</w:t>
            </w:r>
          </w:p>
        </w:tc>
        <w:tc>
          <w:tcPr>
            <w:tcW w:w="1585" w:type="dxa"/>
          </w:tcPr>
          <w:p w14:paraId="6461C498" w14:textId="77777777" w:rsidR="004B438F" w:rsidRPr="007C7E27" w:rsidRDefault="004B438F" w:rsidP="00D907AF">
            <w:pPr>
              <w:rPr>
                <w:sz w:val="20"/>
                <w:szCs w:val="20"/>
              </w:rPr>
            </w:pPr>
          </w:p>
        </w:tc>
        <w:tc>
          <w:tcPr>
            <w:tcW w:w="3415" w:type="dxa"/>
          </w:tcPr>
          <w:p w14:paraId="15BFFA9A" w14:textId="77777777" w:rsidR="004B438F" w:rsidRPr="007C7E27" w:rsidRDefault="004B438F" w:rsidP="00D907AF">
            <w:pPr>
              <w:rPr>
                <w:sz w:val="20"/>
                <w:szCs w:val="20"/>
              </w:rPr>
            </w:pPr>
          </w:p>
        </w:tc>
      </w:tr>
      <w:tr w:rsidR="004B438F" w:rsidRPr="007C7E27" w14:paraId="2CB8954B" w14:textId="77777777" w:rsidTr="00D907AF">
        <w:tc>
          <w:tcPr>
            <w:tcW w:w="2125" w:type="dxa"/>
          </w:tcPr>
          <w:p w14:paraId="1ABD23E0" w14:textId="77777777" w:rsidR="004B438F" w:rsidRPr="007C7E27" w:rsidRDefault="004B438F" w:rsidP="00D907AF">
            <w:pPr>
              <w:rPr>
                <w:sz w:val="20"/>
                <w:szCs w:val="20"/>
              </w:rPr>
            </w:pPr>
            <w:proofErr w:type="spellStart"/>
            <w:r w:rsidRPr="007C7E27">
              <w:rPr>
                <w:sz w:val="20"/>
                <w:szCs w:val="20"/>
              </w:rPr>
              <w:t>connectedonlypreshow</w:t>
            </w:r>
            <w:proofErr w:type="spellEnd"/>
          </w:p>
        </w:tc>
        <w:tc>
          <w:tcPr>
            <w:tcW w:w="1341" w:type="dxa"/>
          </w:tcPr>
          <w:p w14:paraId="6516127A" w14:textId="77777777" w:rsidR="004B438F" w:rsidRPr="007C7E27" w:rsidRDefault="004B438F" w:rsidP="00D907AF">
            <w:pPr>
              <w:rPr>
                <w:sz w:val="20"/>
                <w:szCs w:val="20"/>
              </w:rPr>
            </w:pPr>
          </w:p>
        </w:tc>
        <w:tc>
          <w:tcPr>
            <w:tcW w:w="4484" w:type="dxa"/>
          </w:tcPr>
          <w:p w14:paraId="1ACFD051" w14:textId="77777777" w:rsidR="004B438F" w:rsidRPr="007C7E27" w:rsidRDefault="004B438F" w:rsidP="00D907AF">
            <w:pPr>
              <w:rPr>
                <w:sz w:val="20"/>
                <w:szCs w:val="20"/>
              </w:rPr>
            </w:pPr>
            <w:r w:rsidRPr="007C7E27">
              <w:rPr>
                <w:sz w:val="20"/>
                <w:szCs w:val="20"/>
              </w:rPr>
              <w:t>Same.</w:t>
            </w:r>
          </w:p>
        </w:tc>
        <w:tc>
          <w:tcPr>
            <w:tcW w:w="1585" w:type="dxa"/>
          </w:tcPr>
          <w:p w14:paraId="31776421" w14:textId="77777777" w:rsidR="004B438F" w:rsidRPr="007C7E27" w:rsidRDefault="004B438F" w:rsidP="00D907AF">
            <w:pPr>
              <w:rPr>
                <w:sz w:val="20"/>
                <w:szCs w:val="20"/>
              </w:rPr>
            </w:pPr>
          </w:p>
        </w:tc>
        <w:tc>
          <w:tcPr>
            <w:tcW w:w="3415" w:type="dxa"/>
          </w:tcPr>
          <w:p w14:paraId="4C492260" w14:textId="77777777" w:rsidR="004B438F" w:rsidRPr="007C7E27" w:rsidRDefault="004B438F" w:rsidP="00D907AF">
            <w:pPr>
              <w:rPr>
                <w:sz w:val="20"/>
                <w:szCs w:val="20"/>
              </w:rPr>
            </w:pPr>
          </w:p>
        </w:tc>
      </w:tr>
      <w:tr w:rsidR="004B438F" w:rsidRPr="007C7E27" w14:paraId="02D72D30" w14:textId="77777777" w:rsidTr="00D907AF">
        <w:tc>
          <w:tcPr>
            <w:tcW w:w="2125" w:type="dxa"/>
          </w:tcPr>
          <w:p w14:paraId="40441E9C" w14:textId="77777777" w:rsidR="004B438F" w:rsidRPr="007C7E27" w:rsidRDefault="004B438F" w:rsidP="00D907AF">
            <w:pPr>
              <w:rPr>
                <w:sz w:val="20"/>
                <w:szCs w:val="20"/>
              </w:rPr>
            </w:pPr>
            <w:proofErr w:type="spellStart"/>
            <w:r w:rsidRPr="007C7E27">
              <w:rPr>
                <w:sz w:val="20"/>
                <w:szCs w:val="20"/>
              </w:rPr>
              <w:t>Connectedpreshow</w:t>
            </w:r>
            <w:proofErr w:type="spellEnd"/>
            <w:r w:rsidRPr="007C7E27">
              <w:rPr>
                <w:sz w:val="20"/>
                <w:szCs w:val="20"/>
              </w:rPr>
              <w:t xml:space="preserve"> </w:t>
            </w:r>
            <w:proofErr w:type="spellStart"/>
            <w:r w:rsidRPr="007C7E27">
              <w:rPr>
                <w:sz w:val="20"/>
                <w:szCs w:val="20"/>
              </w:rPr>
              <w:t>noresponse</w:t>
            </w:r>
            <w:proofErr w:type="spellEnd"/>
          </w:p>
        </w:tc>
        <w:tc>
          <w:tcPr>
            <w:tcW w:w="1341" w:type="dxa"/>
          </w:tcPr>
          <w:p w14:paraId="105721A3" w14:textId="77777777" w:rsidR="004B438F" w:rsidRPr="007C7E27" w:rsidRDefault="004B438F" w:rsidP="00D907AF">
            <w:pPr>
              <w:rPr>
                <w:sz w:val="20"/>
                <w:szCs w:val="20"/>
              </w:rPr>
            </w:pPr>
          </w:p>
        </w:tc>
        <w:tc>
          <w:tcPr>
            <w:tcW w:w="4484" w:type="dxa"/>
          </w:tcPr>
          <w:p w14:paraId="79B23152" w14:textId="77777777" w:rsidR="004B438F" w:rsidRPr="007C7E27" w:rsidRDefault="004B438F" w:rsidP="00D907AF">
            <w:pPr>
              <w:rPr>
                <w:sz w:val="20"/>
                <w:szCs w:val="20"/>
              </w:rPr>
            </w:pPr>
            <w:r w:rsidRPr="007C7E27">
              <w:rPr>
                <w:sz w:val="20"/>
                <w:szCs w:val="20"/>
              </w:rPr>
              <w:t>Same.</w:t>
            </w:r>
          </w:p>
        </w:tc>
        <w:tc>
          <w:tcPr>
            <w:tcW w:w="1585" w:type="dxa"/>
          </w:tcPr>
          <w:p w14:paraId="441AFF17" w14:textId="77777777" w:rsidR="004B438F" w:rsidRPr="007C7E27" w:rsidRDefault="004B438F" w:rsidP="00D907AF">
            <w:pPr>
              <w:rPr>
                <w:sz w:val="20"/>
                <w:szCs w:val="20"/>
              </w:rPr>
            </w:pPr>
          </w:p>
        </w:tc>
        <w:tc>
          <w:tcPr>
            <w:tcW w:w="3415" w:type="dxa"/>
          </w:tcPr>
          <w:p w14:paraId="5AB8E933" w14:textId="77777777" w:rsidR="004B438F" w:rsidRPr="007C7E27" w:rsidRDefault="004B438F" w:rsidP="00D907AF">
            <w:pPr>
              <w:rPr>
                <w:sz w:val="20"/>
                <w:szCs w:val="20"/>
              </w:rPr>
            </w:pPr>
          </w:p>
        </w:tc>
      </w:tr>
      <w:tr w:rsidR="004B438F" w:rsidRPr="007C7E27" w14:paraId="778A5EE8" w14:textId="77777777" w:rsidTr="00D907AF">
        <w:tc>
          <w:tcPr>
            <w:tcW w:w="2125" w:type="dxa"/>
          </w:tcPr>
          <w:p w14:paraId="13ED2DE2" w14:textId="77777777" w:rsidR="004B438F" w:rsidRPr="007C7E27" w:rsidRDefault="004B438F" w:rsidP="00D907AF">
            <w:pPr>
              <w:rPr>
                <w:sz w:val="20"/>
                <w:szCs w:val="20"/>
              </w:rPr>
            </w:pPr>
            <w:proofErr w:type="spellStart"/>
            <w:r w:rsidRPr="007C7E27">
              <w:rPr>
                <w:sz w:val="20"/>
                <w:szCs w:val="20"/>
              </w:rPr>
              <w:t>visibleonlypreshow</w:t>
            </w:r>
            <w:proofErr w:type="spellEnd"/>
          </w:p>
        </w:tc>
        <w:tc>
          <w:tcPr>
            <w:tcW w:w="1341" w:type="dxa"/>
          </w:tcPr>
          <w:p w14:paraId="0D05E75C" w14:textId="77777777" w:rsidR="004B438F" w:rsidRPr="007C7E27" w:rsidRDefault="004B438F" w:rsidP="00D907AF">
            <w:pPr>
              <w:rPr>
                <w:sz w:val="20"/>
                <w:szCs w:val="20"/>
              </w:rPr>
            </w:pPr>
          </w:p>
        </w:tc>
        <w:tc>
          <w:tcPr>
            <w:tcW w:w="4484" w:type="dxa"/>
          </w:tcPr>
          <w:p w14:paraId="36897E01" w14:textId="77777777" w:rsidR="004B438F" w:rsidRPr="007C7E27" w:rsidRDefault="004B438F" w:rsidP="00D907AF">
            <w:pPr>
              <w:rPr>
                <w:sz w:val="20"/>
                <w:szCs w:val="20"/>
              </w:rPr>
            </w:pPr>
            <w:r w:rsidRPr="007C7E27">
              <w:rPr>
                <w:sz w:val="20"/>
                <w:szCs w:val="20"/>
              </w:rPr>
              <w:t>Same.</w:t>
            </w:r>
          </w:p>
        </w:tc>
        <w:tc>
          <w:tcPr>
            <w:tcW w:w="1585" w:type="dxa"/>
          </w:tcPr>
          <w:p w14:paraId="53B3AE13" w14:textId="77777777" w:rsidR="004B438F" w:rsidRPr="007C7E27" w:rsidRDefault="004B438F" w:rsidP="00D907AF">
            <w:pPr>
              <w:rPr>
                <w:sz w:val="20"/>
                <w:szCs w:val="20"/>
              </w:rPr>
            </w:pPr>
          </w:p>
        </w:tc>
        <w:tc>
          <w:tcPr>
            <w:tcW w:w="3415" w:type="dxa"/>
          </w:tcPr>
          <w:p w14:paraId="2F29F435" w14:textId="77777777" w:rsidR="004B438F" w:rsidRPr="007C7E27" w:rsidRDefault="004B438F" w:rsidP="00D907AF">
            <w:pPr>
              <w:rPr>
                <w:sz w:val="20"/>
                <w:szCs w:val="20"/>
              </w:rPr>
            </w:pPr>
          </w:p>
        </w:tc>
      </w:tr>
      <w:tr w:rsidR="004B438F" w:rsidRPr="007C7E27" w14:paraId="5DD2EEF7" w14:textId="77777777" w:rsidTr="00D907AF">
        <w:tc>
          <w:tcPr>
            <w:tcW w:w="2125" w:type="dxa"/>
          </w:tcPr>
          <w:p w14:paraId="1267D954" w14:textId="77777777" w:rsidR="004B438F" w:rsidRPr="007C7E27" w:rsidRDefault="004B438F" w:rsidP="00D907AF">
            <w:pPr>
              <w:rPr>
                <w:sz w:val="20"/>
                <w:szCs w:val="20"/>
              </w:rPr>
            </w:pPr>
            <w:proofErr w:type="spellStart"/>
            <w:r w:rsidRPr="007C7E27">
              <w:rPr>
                <w:sz w:val="20"/>
                <w:szCs w:val="20"/>
              </w:rPr>
              <w:t>Visibleonlypreshow</w:t>
            </w:r>
            <w:proofErr w:type="spellEnd"/>
            <w:r w:rsidRPr="007C7E27">
              <w:rPr>
                <w:sz w:val="20"/>
                <w:szCs w:val="20"/>
              </w:rPr>
              <w:t xml:space="preserve"> </w:t>
            </w:r>
            <w:proofErr w:type="spellStart"/>
            <w:r w:rsidRPr="007C7E27">
              <w:rPr>
                <w:sz w:val="20"/>
                <w:szCs w:val="20"/>
              </w:rPr>
              <w:t>noresponse</w:t>
            </w:r>
            <w:proofErr w:type="spellEnd"/>
          </w:p>
        </w:tc>
        <w:tc>
          <w:tcPr>
            <w:tcW w:w="1341" w:type="dxa"/>
          </w:tcPr>
          <w:p w14:paraId="3509267C" w14:textId="77777777" w:rsidR="004B438F" w:rsidRPr="007C7E27" w:rsidRDefault="004B438F" w:rsidP="00D907AF">
            <w:pPr>
              <w:rPr>
                <w:sz w:val="20"/>
                <w:szCs w:val="20"/>
              </w:rPr>
            </w:pPr>
          </w:p>
        </w:tc>
        <w:tc>
          <w:tcPr>
            <w:tcW w:w="4484" w:type="dxa"/>
          </w:tcPr>
          <w:p w14:paraId="3B163B03" w14:textId="77777777" w:rsidR="004B438F" w:rsidRPr="007C7E27" w:rsidRDefault="004B438F" w:rsidP="00D907AF">
            <w:pPr>
              <w:rPr>
                <w:sz w:val="20"/>
                <w:szCs w:val="20"/>
              </w:rPr>
            </w:pPr>
            <w:r w:rsidRPr="007C7E27">
              <w:rPr>
                <w:sz w:val="20"/>
                <w:szCs w:val="20"/>
              </w:rPr>
              <w:t>Same.</w:t>
            </w:r>
          </w:p>
        </w:tc>
        <w:tc>
          <w:tcPr>
            <w:tcW w:w="1585" w:type="dxa"/>
          </w:tcPr>
          <w:p w14:paraId="5EE2C55E" w14:textId="77777777" w:rsidR="004B438F" w:rsidRPr="007C7E27" w:rsidRDefault="004B438F" w:rsidP="00D907AF">
            <w:pPr>
              <w:rPr>
                <w:sz w:val="20"/>
                <w:szCs w:val="20"/>
              </w:rPr>
            </w:pPr>
          </w:p>
        </w:tc>
        <w:tc>
          <w:tcPr>
            <w:tcW w:w="3415" w:type="dxa"/>
          </w:tcPr>
          <w:p w14:paraId="3CBA9AD7" w14:textId="77777777" w:rsidR="004B438F" w:rsidRPr="007C7E27" w:rsidRDefault="004B438F" w:rsidP="00D907AF">
            <w:pPr>
              <w:rPr>
                <w:sz w:val="20"/>
                <w:szCs w:val="20"/>
              </w:rPr>
            </w:pPr>
          </w:p>
        </w:tc>
      </w:tr>
      <w:tr w:rsidR="004B438F" w:rsidRPr="007C7E27" w14:paraId="437A4AA3" w14:textId="77777777" w:rsidTr="00D907AF">
        <w:tc>
          <w:tcPr>
            <w:tcW w:w="2125" w:type="dxa"/>
          </w:tcPr>
          <w:p w14:paraId="002650CD" w14:textId="77777777" w:rsidR="004B438F" w:rsidRPr="007C7E27" w:rsidRDefault="004B438F" w:rsidP="00D907AF">
            <w:pPr>
              <w:rPr>
                <w:sz w:val="20"/>
                <w:szCs w:val="20"/>
              </w:rPr>
            </w:pPr>
            <w:proofErr w:type="spellStart"/>
            <w:r w:rsidRPr="007C7E27">
              <w:rPr>
                <w:sz w:val="20"/>
                <w:szCs w:val="20"/>
              </w:rPr>
              <w:t>offlinepreshow</w:t>
            </w:r>
            <w:proofErr w:type="spellEnd"/>
          </w:p>
        </w:tc>
        <w:tc>
          <w:tcPr>
            <w:tcW w:w="1341" w:type="dxa"/>
          </w:tcPr>
          <w:p w14:paraId="58F67E7F" w14:textId="77777777" w:rsidR="004B438F" w:rsidRPr="007C7E27" w:rsidRDefault="004B438F" w:rsidP="00D907AF">
            <w:pPr>
              <w:rPr>
                <w:sz w:val="20"/>
                <w:szCs w:val="20"/>
              </w:rPr>
            </w:pPr>
          </w:p>
        </w:tc>
        <w:tc>
          <w:tcPr>
            <w:tcW w:w="4484" w:type="dxa"/>
          </w:tcPr>
          <w:p w14:paraId="035FA68F" w14:textId="77777777" w:rsidR="004B438F" w:rsidRPr="007C7E27" w:rsidRDefault="004B438F" w:rsidP="00D907AF">
            <w:pPr>
              <w:rPr>
                <w:sz w:val="20"/>
                <w:szCs w:val="20"/>
              </w:rPr>
            </w:pPr>
            <w:r w:rsidRPr="007C7E27">
              <w:rPr>
                <w:sz w:val="20"/>
                <w:szCs w:val="20"/>
              </w:rPr>
              <w:t>Same.</w:t>
            </w:r>
          </w:p>
        </w:tc>
        <w:tc>
          <w:tcPr>
            <w:tcW w:w="1585" w:type="dxa"/>
          </w:tcPr>
          <w:p w14:paraId="07856457" w14:textId="77777777" w:rsidR="004B438F" w:rsidRPr="007C7E27" w:rsidRDefault="004B438F" w:rsidP="00D907AF">
            <w:pPr>
              <w:rPr>
                <w:sz w:val="20"/>
                <w:szCs w:val="20"/>
              </w:rPr>
            </w:pPr>
          </w:p>
        </w:tc>
        <w:tc>
          <w:tcPr>
            <w:tcW w:w="3415" w:type="dxa"/>
          </w:tcPr>
          <w:p w14:paraId="23670D69" w14:textId="77777777" w:rsidR="004B438F" w:rsidRPr="007C7E27" w:rsidRDefault="004B438F" w:rsidP="00D907AF">
            <w:pPr>
              <w:rPr>
                <w:sz w:val="20"/>
                <w:szCs w:val="20"/>
              </w:rPr>
            </w:pPr>
          </w:p>
        </w:tc>
      </w:tr>
      <w:tr w:rsidR="004B438F" w:rsidRPr="007C7E27" w14:paraId="75B6C9AD" w14:textId="77777777" w:rsidTr="00D907AF">
        <w:tc>
          <w:tcPr>
            <w:tcW w:w="2125" w:type="dxa"/>
          </w:tcPr>
          <w:p w14:paraId="458E32B8" w14:textId="77777777" w:rsidR="004B438F" w:rsidRPr="007C7E27" w:rsidRDefault="004B438F" w:rsidP="00D907AF">
            <w:pPr>
              <w:rPr>
                <w:sz w:val="20"/>
                <w:szCs w:val="20"/>
              </w:rPr>
            </w:pPr>
            <w:proofErr w:type="spellStart"/>
            <w:r w:rsidRPr="007C7E27">
              <w:rPr>
                <w:sz w:val="20"/>
                <w:szCs w:val="20"/>
              </w:rPr>
              <w:t>Offlinepreshow</w:t>
            </w:r>
            <w:proofErr w:type="spellEnd"/>
            <w:r w:rsidRPr="007C7E27">
              <w:rPr>
                <w:sz w:val="20"/>
                <w:szCs w:val="20"/>
              </w:rPr>
              <w:t xml:space="preserve"> </w:t>
            </w:r>
            <w:proofErr w:type="spellStart"/>
            <w:r w:rsidRPr="007C7E27">
              <w:rPr>
                <w:sz w:val="20"/>
                <w:szCs w:val="20"/>
              </w:rPr>
              <w:t>noresponse</w:t>
            </w:r>
            <w:proofErr w:type="spellEnd"/>
          </w:p>
        </w:tc>
        <w:tc>
          <w:tcPr>
            <w:tcW w:w="1341" w:type="dxa"/>
          </w:tcPr>
          <w:p w14:paraId="7B3C9F12" w14:textId="77777777" w:rsidR="004B438F" w:rsidRPr="007C7E27" w:rsidRDefault="004B438F" w:rsidP="00D907AF">
            <w:pPr>
              <w:rPr>
                <w:sz w:val="20"/>
                <w:szCs w:val="20"/>
              </w:rPr>
            </w:pPr>
          </w:p>
        </w:tc>
        <w:tc>
          <w:tcPr>
            <w:tcW w:w="4484" w:type="dxa"/>
          </w:tcPr>
          <w:p w14:paraId="5FAF7AC3" w14:textId="77777777" w:rsidR="004B438F" w:rsidRPr="007C7E27" w:rsidRDefault="004B438F" w:rsidP="00D907AF">
            <w:pPr>
              <w:rPr>
                <w:sz w:val="20"/>
                <w:szCs w:val="20"/>
              </w:rPr>
            </w:pPr>
            <w:r w:rsidRPr="007C7E27">
              <w:rPr>
                <w:sz w:val="20"/>
                <w:szCs w:val="20"/>
              </w:rPr>
              <w:t>Same.</w:t>
            </w:r>
          </w:p>
        </w:tc>
        <w:tc>
          <w:tcPr>
            <w:tcW w:w="1585" w:type="dxa"/>
          </w:tcPr>
          <w:p w14:paraId="6A05632E" w14:textId="77777777" w:rsidR="004B438F" w:rsidRPr="007C7E27" w:rsidRDefault="004B438F" w:rsidP="00D907AF">
            <w:pPr>
              <w:rPr>
                <w:sz w:val="20"/>
                <w:szCs w:val="20"/>
              </w:rPr>
            </w:pPr>
          </w:p>
        </w:tc>
        <w:tc>
          <w:tcPr>
            <w:tcW w:w="3415" w:type="dxa"/>
          </w:tcPr>
          <w:p w14:paraId="6BBABB78" w14:textId="77777777" w:rsidR="004B438F" w:rsidRPr="007C7E27" w:rsidRDefault="004B438F" w:rsidP="00D907AF">
            <w:pPr>
              <w:rPr>
                <w:sz w:val="20"/>
                <w:szCs w:val="20"/>
              </w:rPr>
            </w:pPr>
          </w:p>
        </w:tc>
      </w:tr>
      <w:tr w:rsidR="004B438F" w:rsidRPr="007C7E27" w14:paraId="24CB848B" w14:textId="77777777" w:rsidTr="00D907AF">
        <w:tc>
          <w:tcPr>
            <w:tcW w:w="2125" w:type="dxa"/>
          </w:tcPr>
          <w:p w14:paraId="0063DF06" w14:textId="77777777" w:rsidR="004B438F" w:rsidRPr="007C7E27" w:rsidRDefault="004B438F" w:rsidP="00D907AF">
            <w:pPr>
              <w:rPr>
                <w:sz w:val="20"/>
                <w:szCs w:val="20"/>
              </w:rPr>
            </w:pPr>
            <w:r w:rsidRPr="007C7E27">
              <w:rPr>
                <w:sz w:val="20"/>
                <w:szCs w:val="20"/>
              </w:rPr>
              <w:t>Inactive#</w:t>
            </w:r>
          </w:p>
        </w:tc>
        <w:tc>
          <w:tcPr>
            <w:tcW w:w="1341" w:type="dxa"/>
          </w:tcPr>
          <w:p w14:paraId="126F8F52" w14:textId="77777777" w:rsidR="004B438F" w:rsidRPr="007C7E27" w:rsidRDefault="004B438F" w:rsidP="00D907AF">
            <w:pPr>
              <w:rPr>
                <w:sz w:val="20"/>
                <w:szCs w:val="20"/>
              </w:rPr>
            </w:pPr>
            <w:r w:rsidRPr="007C7E27">
              <w:rPr>
                <w:sz w:val="20"/>
                <w:szCs w:val="20"/>
              </w:rPr>
              <w:t>If at any point I lose you, just say “I’m confused”</w:t>
            </w:r>
          </w:p>
          <w:p w14:paraId="5CDA01B9" w14:textId="77777777" w:rsidR="004B438F" w:rsidRPr="007C7E27" w:rsidRDefault="004B438F" w:rsidP="00D907AF">
            <w:pPr>
              <w:rPr>
                <w:sz w:val="20"/>
                <w:szCs w:val="20"/>
              </w:rPr>
            </w:pPr>
            <w:r w:rsidRPr="007C7E27">
              <w:rPr>
                <w:sz w:val="20"/>
                <w:szCs w:val="20"/>
              </w:rPr>
              <w:t>IDK1,2,3 (Einstein is lost) – then repeat instruction</w:t>
            </w:r>
          </w:p>
        </w:tc>
        <w:tc>
          <w:tcPr>
            <w:tcW w:w="4484" w:type="dxa"/>
          </w:tcPr>
          <w:p w14:paraId="3281029C" w14:textId="77777777" w:rsidR="004B438F" w:rsidRPr="007C7E27" w:rsidRDefault="004B438F" w:rsidP="00D907AF">
            <w:pPr>
              <w:rPr>
                <w:sz w:val="20"/>
                <w:szCs w:val="20"/>
              </w:rPr>
            </w:pPr>
            <w:r w:rsidRPr="007C7E27">
              <w:rPr>
                <w:sz w:val="20"/>
                <w:szCs w:val="20"/>
              </w:rPr>
              <w:t>If at any point I lose you or something is confusing, just say “Einstein, you lost me.”</w:t>
            </w:r>
          </w:p>
        </w:tc>
        <w:tc>
          <w:tcPr>
            <w:tcW w:w="1585" w:type="dxa"/>
          </w:tcPr>
          <w:p w14:paraId="1A4DF603" w14:textId="77777777" w:rsidR="004B438F" w:rsidRPr="007C7E27" w:rsidRDefault="004B438F" w:rsidP="00D907AF">
            <w:pPr>
              <w:rPr>
                <w:sz w:val="20"/>
                <w:szCs w:val="20"/>
              </w:rPr>
            </w:pPr>
          </w:p>
        </w:tc>
        <w:tc>
          <w:tcPr>
            <w:tcW w:w="3415" w:type="dxa"/>
          </w:tcPr>
          <w:p w14:paraId="3BE394AD" w14:textId="77777777" w:rsidR="004B438F" w:rsidRPr="007C7E27" w:rsidRDefault="004B438F" w:rsidP="00D907AF">
            <w:pPr>
              <w:rPr>
                <w:sz w:val="20"/>
                <w:szCs w:val="20"/>
              </w:rPr>
            </w:pPr>
          </w:p>
        </w:tc>
      </w:tr>
      <w:tr w:rsidR="004B438F" w:rsidRPr="007C7E27" w14:paraId="052D06C6" w14:textId="77777777" w:rsidTr="00D907AF">
        <w:tc>
          <w:tcPr>
            <w:tcW w:w="2125" w:type="dxa"/>
          </w:tcPr>
          <w:p w14:paraId="2EA89E37" w14:textId="77777777" w:rsidR="004B438F" w:rsidRPr="007C7E27" w:rsidRDefault="004B438F" w:rsidP="00D907AF">
            <w:pPr>
              <w:rPr>
                <w:sz w:val="20"/>
                <w:szCs w:val="20"/>
              </w:rPr>
            </w:pPr>
            <w:proofErr w:type="spellStart"/>
            <w:r w:rsidRPr="007C7E27">
              <w:rPr>
                <w:sz w:val="20"/>
                <w:szCs w:val="20"/>
              </w:rPr>
              <w:t>Idontknow</w:t>
            </w:r>
            <w:proofErr w:type="spellEnd"/>
            <w:r w:rsidRPr="007C7E27">
              <w:rPr>
                <w:sz w:val="20"/>
                <w:szCs w:val="20"/>
              </w:rPr>
              <w:t xml:space="preserve"> 1</w:t>
            </w:r>
          </w:p>
        </w:tc>
        <w:tc>
          <w:tcPr>
            <w:tcW w:w="1341" w:type="dxa"/>
          </w:tcPr>
          <w:p w14:paraId="15CA7608" w14:textId="77777777" w:rsidR="004B438F" w:rsidRPr="007C7E27" w:rsidRDefault="004B438F" w:rsidP="00D907AF">
            <w:pPr>
              <w:rPr>
                <w:sz w:val="20"/>
                <w:szCs w:val="20"/>
              </w:rPr>
            </w:pPr>
          </w:p>
        </w:tc>
        <w:tc>
          <w:tcPr>
            <w:tcW w:w="4484" w:type="dxa"/>
          </w:tcPr>
          <w:p w14:paraId="131EC06A" w14:textId="77777777" w:rsidR="004B438F" w:rsidRPr="007C7E27" w:rsidRDefault="004B438F" w:rsidP="00D907AF">
            <w:pPr>
              <w:rPr>
                <w:sz w:val="20"/>
                <w:szCs w:val="20"/>
              </w:rPr>
            </w:pPr>
            <w:r w:rsidRPr="007C7E27">
              <w:rPr>
                <w:sz w:val="20"/>
                <w:szCs w:val="20"/>
              </w:rPr>
              <w:t>Oh no! You caught me daydreaming. Please, ask me again.</w:t>
            </w:r>
          </w:p>
        </w:tc>
        <w:tc>
          <w:tcPr>
            <w:tcW w:w="1585" w:type="dxa"/>
          </w:tcPr>
          <w:p w14:paraId="1DC85C21" w14:textId="77777777" w:rsidR="004B438F" w:rsidRPr="007C7E27" w:rsidRDefault="004B438F" w:rsidP="00D907AF">
            <w:pPr>
              <w:rPr>
                <w:sz w:val="20"/>
                <w:szCs w:val="20"/>
              </w:rPr>
            </w:pPr>
          </w:p>
        </w:tc>
        <w:tc>
          <w:tcPr>
            <w:tcW w:w="3415" w:type="dxa"/>
          </w:tcPr>
          <w:p w14:paraId="2A832B9E" w14:textId="77777777" w:rsidR="004B438F" w:rsidRPr="007C7E27" w:rsidRDefault="004B438F" w:rsidP="00D907AF">
            <w:pPr>
              <w:rPr>
                <w:sz w:val="20"/>
                <w:szCs w:val="20"/>
              </w:rPr>
            </w:pPr>
          </w:p>
        </w:tc>
      </w:tr>
      <w:tr w:rsidR="004B438F" w:rsidRPr="007C7E27" w14:paraId="67F31354" w14:textId="77777777" w:rsidTr="00D907AF">
        <w:tc>
          <w:tcPr>
            <w:tcW w:w="2125" w:type="dxa"/>
          </w:tcPr>
          <w:p w14:paraId="2B697A27" w14:textId="77777777" w:rsidR="004B438F" w:rsidRPr="007C7E27" w:rsidRDefault="004B438F" w:rsidP="00D907AF">
            <w:pPr>
              <w:rPr>
                <w:sz w:val="20"/>
                <w:szCs w:val="20"/>
              </w:rPr>
            </w:pPr>
            <w:proofErr w:type="spellStart"/>
            <w:r w:rsidRPr="007C7E27">
              <w:rPr>
                <w:sz w:val="20"/>
                <w:szCs w:val="20"/>
              </w:rPr>
              <w:t>Idontknow</w:t>
            </w:r>
            <w:proofErr w:type="spellEnd"/>
            <w:r w:rsidRPr="007C7E27">
              <w:rPr>
                <w:sz w:val="20"/>
                <w:szCs w:val="20"/>
              </w:rPr>
              <w:t xml:space="preserve"> 2</w:t>
            </w:r>
          </w:p>
        </w:tc>
        <w:tc>
          <w:tcPr>
            <w:tcW w:w="1341" w:type="dxa"/>
          </w:tcPr>
          <w:p w14:paraId="087FE1B2" w14:textId="77777777" w:rsidR="004B438F" w:rsidRPr="007C7E27" w:rsidRDefault="004B438F" w:rsidP="00D907AF">
            <w:pPr>
              <w:rPr>
                <w:sz w:val="20"/>
                <w:szCs w:val="20"/>
              </w:rPr>
            </w:pPr>
          </w:p>
        </w:tc>
        <w:tc>
          <w:tcPr>
            <w:tcW w:w="4484" w:type="dxa"/>
          </w:tcPr>
          <w:p w14:paraId="2D020DA2" w14:textId="77777777" w:rsidR="004B438F" w:rsidRPr="007C7E27" w:rsidRDefault="004B438F" w:rsidP="00D907AF">
            <w:pPr>
              <w:rPr>
                <w:sz w:val="20"/>
                <w:szCs w:val="20"/>
              </w:rPr>
            </w:pPr>
            <w:r w:rsidRPr="007C7E27">
              <w:rPr>
                <w:sz w:val="20"/>
                <w:szCs w:val="20"/>
              </w:rPr>
              <w:t>Sorry, I was lost in thought. Repeat, please?</w:t>
            </w:r>
          </w:p>
        </w:tc>
        <w:tc>
          <w:tcPr>
            <w:tcW w:w="1585" w:type="dxa"/>
          </w:tcPr>
          <w:p w14:paraId="42D1BA85" w14:textId="77777777" w:rsidR="004B438F" w:rsidRPr="007C7E27" w:rsidRDefault="004B438F" w:rsidP="00D907AF">
            <w:pPr>
              <w:rPr>
                <w:sz w:val="20"/>
                <w:szCs w:val="20"/>
              </w:rPr>
            </w:pPr>
          </w:p>
        </w:tc>
        <w:tc>
          <w:tcPr>
            <w:tcW w:w="3415" w:type="dxa"/>
          </w:tcPr>
          <w:p w14:paraId="02ED62C7" w14:textId="77777777" w:rsidR="004B438F" w:rsidRPr="007C7E27" w:rsidRDefault="004B438F" w:rsidP="00D907AF">
            <w:pPr>
              <w:rPr>
                <w:sz w:val="20"/>
                <w:szCs w:val="20"/>
              </w:rPr>
            </w:pPr>
          </w:p>
        </w:tc>
      </w:tr>
      <w:tr w:rsidR="004B438F" w:rsidRPr="007C7E27" w14:paraId="7206E96B" w14:textId="77777777" w:rsidTr="00D907AF">
        <w:tc>
          <w:tcPr>
            <w:tcW w:w="2125" w:type="dxa"/>
          </w:tcPr>
          <w:p w14:paraId="73396FB5" w14:textId="77777777" w:rsidR="004B438F" w:rsidRPr="007C7E27" w:rsidRDefault="004B438F" w:rsidP="00D907AF">
            <w:pPr>
              <w:rPr>
                <w:sz w:val="20"/>
                <w:szCs w:val="20"/>
              </w:rPr>
            </w:pPr>
            <w:proofErr w:type="spellStart"/>
            <w:r w:rsidRPr="007C7E27">
              <w:rPr>
                <w:sz w:val="20"/>
                <w:szCs w:val="20"/>
              </w:rPr>
              <w:t>Idontknow</w:t>
            </w:r>
            <w:proofErr w:type="spellEnd"/>
            <w:r w:rsidRPr="007C7E27">
              <w:rPr>
                <w:sz w:val="20"/>
                <w:szCs w:val="20"/>
              </w:rPr>
              <w:t xml:space="preserve"> 3</w:t>
            </w:r>
          </w:p>
        </w:tc>
        <w:tc>
          <w:tcPr>
            <w:tcW w:w="1341" w:type="dxa"/>
          </w:tcPr>
          <w:p w14:paraId="7D7F5CB3" w14:textId="77777777" w:rsidR="004B438F" w:rsidRPr="007C7E27" w:rsidRDefault="004B438F" w:rsidP="00D907AF">
            <w:pPr>
              <w:rPr>
                <w:sz w:val="20"/>
                <w:szCs w:val="20"/>
              </w:rPr>
            </w:pPr>
          </w:p>
        </w:tc>
        <w:tc>
          <w:tcPr>
            <w:tcW w:w="4484" w:type="dxa"/>
          </w:tcPr>
          <w:p w14:paraId="1A14393D" w14:textId="77777777" w:rsidR="004B438F" w:rsidRPr="007C7E27" w:rsidRDefault="004B438F" w:rsidP="00D907AF">
            <w:pPr>
              <w:rPr>
                <w:sz w:val="20"/>
                <w:szCs w:val="20"/>
              </w:rPr>
            </w:pPr>
            <w:r w:rsidRPr="007C7E27">
              <w:rPr>
                <w:sz w:val="20"/>
                <w:szCs w:val="20"/>
              </w:rPr>
              <w:t xml:space="preserve">Whoops, my mind was wandering again. </w:t>
            </w:r>
            <w:r>
              <w:rPr>
                <w:sz w:val="20"/>
                <w:szCs w:val="20"/>
              </w:rPr>
              <w:t>What were you saying</w:t>
            </w:r>
            <w:r w:rsidRPr="007C7E27">
              <w:rPr>
                <w:sz w:val="20"/>
                <w:szCs w:val="20"/>
              </w:rPr>
              <w:t>?</w:t>
            </w:r>
          </w:p>
        </w:tc>
        <w:tc>
          <w:tcPr>
            <w:tcW w:w="1585" w:type="dxa"/>
          </w:tcPr>
          <w:p w14:paraId="14E49688" w14:textId="77777777" w:rsidR="004B438F" w:rsidRPr="007C7E27" w:rsidRDefault="004B438F" w:rsidP="00D907AF">
            <w:pPr>
              <w:rPr>
                <w:sz w:val="20"/>
                <w:szCs w:val="20"/>
              </w:rPr>
            </w:pPr>
          </w:p>
        </w:tc>
        <w:tc>
          <w:tcPr>
            <w:tcW w:w="3415" w:type="dxa"/>
          </w:tcPr>
          <w:p w14:paraId="206F89D1" w14:textId="77777777" w:rsidR="004B438F" w:rsidRPr="007C7E27" w:rsidRDefault="004B438F" w:rsidP="00D907AF">
            <w:pPr>
              <w:rPr>
                <w:sz w:val="20"/>
                <w:szCs w:val="20"/>
              </w:rPr>
            </w:pPr>
          </w:p>
        </w:tc>
      </w:tr>
      <w:tr w:rsidR="004B438F" w:rsidRPr="007C7E27" w14:paraId="1A023C41" w14:textId="77777777" w:rsidTr="00D907AF">
        <w:tc>
          <w:tcPr>
            <w:tcW w:w="2125" w:type="dxa"/>
          </w:tcPr>
          <w:p w14:paraId="0E35AD8D" w14:textId="77777777" w:rsidR="004B438F" w:rsidRPr="007C7E27" w:rsidRDefault="004B438F" w:rsidP="00D907AF">
            <w:pPr>
              <w:rPr>
                <w:sz w:val="20"/>
                <w:szCs w:val="20"/>
              </w:rPr>
            </w:pPr>
            <w:proofErr w:type="spellStart"/>
            <w:r w:rsidRPr="007C7E27">
              <w:rPr>
                <w:sz w:val="20"/>
                <w:szCs w:val="20"/>
              </w:rPr>
              <w:t>Profileintro</w:t>
            </w:r>
            <w:proofErr w:type="spellEnd"/>
            <w:r w:rsidRPr="007C7E27">
              <w:rPr>
                <w:sz w:val="20"/>
                <w:szCs w:val="20"/>
              </w:rPr>
              <w:t xml:space="preserve"> – block 1</w:t>
            </w:r>
          </w:p>
        </w:tc>
        <w:tc>
          <w:tcPr>
            <w:tcW w:w="1341" w:type="dxa"/>
          </w:tcPr>
          <w:p w14:paraId="3C4FC17B" w14:textId="77777777" w:rsidR="004B438F" w:rsidRPr="007C7E27" w:rsidRDefault="004B438F" w:rsidP="00D907AF">
            <w:pPr>
              <w:rPr>
                <w:sz w:val="20"/>
                <w:szCs w:val="20"/>
              </w:rPr>
            </w:pPr>
            <w:r w:rsidRPr="007C7E27">
              <w:rPr>
                <w:sz w:val="20"/>
                <w:szCs w:val="20"/>
              </w:rPr>
              <w:t>Leads you make profile (personal) – explains how your answers will affect your avatar. (this can be broken into blocks)</w:t>
            </w:r>
          </w:p>
        </w:tc>
        <w:tc>
          <w:tcPr>
            <w:tcW w:w="4484" w:type="dxa"/>
          </w:tcPr>
          <w:p w14:paraId="5ABE5B8E" w14:textId="77777777" w:rsidR="004B438F" w:rsidRPr="007C7E27" w:rsidRDefault="004B438F" w:rsidP="00D907AF">
            <w:pPr>
              <w:rPr>
                <w:sz w:val="20"/>
                <w:szCs w:val="20"/>
              </w:rPr>
            </w:pPr>
            <w:r w:rsidRPr="007C7E27">
              <w:rPr>
                <w:sz w:val="20"/>
                <w:szCs w:val="20"/>
              </w:rPr>
              <w:t xml:space="preserve">GREAT! Let’s start by building your avatar. Back in my day, scientists were known only for their accomplishments. But today, people want face time! So they want a face, let’s give them a face! Shall </w:t>
            </w:r>
            <w:proofErr w:type="spellStart"/>
            <w:r w:rsidRPr="007C7E27">
              <w:rPr>
                <w:sz w:val="20"/>
                <w:szCs w:val="20"/>
              </w:rPr>
              <w:t>weeee</w:t>
            </w:r>
            <w:proofErr w:type="spellEnd"/>
            <w:r w:rsidRPr="007C7E27">
              <w:rPr>
                <w:sz w:val="20"/>
                <w:szCs w:val="20"/>
              </w:rPr>
              <w:t>?</w:t>
            </w:r>
          </w:p>
        </w:tc>
        <w:tc>
          <w:tcPr>
            <w:tcW w:w="1585" w:type="dxa"/>
          </w:tcPr>
          <w:p w14:paraId="53CB488D" w14:textId="77777777" w:rsidR="004B438F" w:rsidRPr="007C7E27" w:rsidRDefault="004B438F" w:rsidP="00D907AF">
            <w:pPr>
              <w:rPr>
                <w:sz w:val="20"/>
                <w:szCs w:val="20"/>
              </w:rPr>
            </w:pPr>
          </w:p>
        </w:tc>
        <w:tc>
          <w:tcPr>
            <w:tcW w:w="3415" w:type="dxa"/>
          </w:tcPr>
          <w:p w14:paraId="38AB2DA1" w14:textId="77777777" w:rsidR="004B438F" w:rsidRPr="007C7E27" w:rsidRDefault="004B438F" w:rsidP="00D907AF">
            <w:pPr>
              <w:rPr>
                <w:sz w:val="20"/>
                <w:szCs w:val="20"/>
              </w:rPr>
            </w:pPr>
            <w:r w:rsidRPr="007C7E27">
              <w:rPr>
                <w:sz w:val="20"/>
                <w:szCs w:val="20"/>
              </w:rPr>
              <w:t xml:space="preserve">Keyword: </w:t>
            </w:r>
            <w:proofErr w:type="spellStart"/>
            <w:r w:rsidRPr="007C7E27">
              <w:rPr>
                <w:sz w:val="20"/>
                <w:szCs w:val="20"/>
              </w:rPr>
              <w:t>weshall</w:t>
            </w:r>
            <w:proofErr w:type="spellEnd"/>
          </w:p>
        </w:tc>
      </w:tr>
      <w:tr w:rsidR="004B438F" w:rsidRPr="007C7E27" w14:paraId="3F6E3BE0" w14:textId="77777777" w:rsidTr="00D907AF">
        <w:tc>
          <w:tcPr>
            <w:tcW w:w="2125" w:type="dxa"/>
          </w:tcPr>
          <w:p w14:paraId="62CE3705" w14:textId="77777777" w:rsidR="004B438F" w:rsidRPr="007C7E27" w:rsidRDefault="004B438F" w:rsidP="00D907AF">
            <w:pPr>
              <w:rPr>
                <w:sz w:val="20"/>
                <w:szCs w:val="20"/>
              </w:rPr>
            </w:pPr>
            <w:proofErr w:type="spellStart"/>
            <w:r w:rsidRPr="007C7E27">
              <w:rPr>
                <w:sz w:val="20"/>
                <w:szCs w:val="20"/>
              </w:rPr>
              <w:t>Profileintro</w:t>
            </w:r>
            <w:proofErr w:type="spellEnd"/>
            <w:r w:rsidRPr="007C7E27">
              <w:rPr>
                <w:sz w:val="20"/>
                <w:szCs w:val="20"/>
              </w:rPr>
              <w:t xml:space="preserve"> – block 2</w:t>
            </w:r>
          </w:p>
        </w:tc>
        <w:tc>
          <w:tcPr>
            <w:tcW w:w="1341" w:type="dxa"/>
          </w:tcPr>
          <w:p w14:paraId="1C219781" w14:textId="77777777" w:rsidR="004B438F" w:rsidRPr="007C7E27" w:rsidRDefault="004B438F" w:rsidP="00D907AF">
            <w:pPr>
              <w:rPr>
                <w:sz w:val="20"/>
                <w:szCs w:val="20"/>
              </w:rPr>
            </w:pPr>
          </w:p>
        </w:tc>
        <w:tc>
          <w:tcPr>
            <w:tcW w:w="4484" w:type="dxa"/>
          </w:tcPr>
          <w:p w14:paraId="4FBDFDCA" w14:textId="77777777" w:rsidR="004B438F" w:rsidRPr="007C7E27" w:rsidRDefault="004B438F" w:rsidP="00D907AF">
            <w:pPr>
              <w:rPr>
                <w:sz w:val="20"/>
                <w:szCs w:val="20"/>
              </w:rPr>
            </w:pPr>
            <w:r w:rsidRPr="007C7E27">
              <w:rPr>
                <w:sz w:val="20"/>
                <w:szCs w:val="20"/>
              </w:rPr>
              <w:t xml:space="preserve">Good! You remembered! Now, I’m going to ask you a series of very personal questions and I want you </w:t>
            </w:r>
            <w:r>
              <w:rPr>
                <w:sz w:val="20"/>
                <w:szCs w:val="20"/>
              </w:rPr>
              <w:t xml:space="preserve">to </w:t>
            </w:r>
            <w:r w:rsidRPr="007C7E27">
              <w:rPr>
                <w:sz w:val="20"/>
                <w:szCs w:val="20"/>
              </w:rPr>
              <w:t xml:space="preserve">answer honestly even if it means embarrassing yourself in front of the whole </w:t>
            </w:r>
            <w:r w:rsidRPr="007C7E27">
              <w:rPr>
                <w:sz w:val="20"/>
                <w:szCs w:val="20"/>
              </w:rPr>
              <w:lastRenderedPageBreak/>
              <w:t>world! (chuckles) Just kidding. The questions will be fluffy but meaningful. And every answer you give will affect the look of your avatar. Let’s begin.</w:t>
            </w:r>
          </w:p>
        </w:tc>
        <w:tc>
          <w:tcPr>
            <w:tcW w:w="1585" w:type="dxa"/>
          </w:tcPr>
          <w:p w14:paraId="46BE04A0" w14:textId="77777777" w:rsidR="004B438F" w:rsidRPr="007C7E27" w:rsidRDefault="004B438F" w:rsidP="00D907AF">
            <w:pPr>
              <w:rPr>
                <w:sz w:val="20"/>
                <w:szCs w:val="20"/>
              </w:rPr>
            </w:pPr>
          </w:p>
        </w:tc>
        <w:tc>
          <w:tcPr>
            <w:tcW w:w="3415" w:type="dxa"/>
          </w:tcPr>
          <w:p w14:paraId="02C44A97" w14:textId="77777777" w:rsidR="004B438F" w:rsidRPr="007C7E27" w:rsidRDefault="004B438F" w:rsidP="00D907AF">
            <w:pPr>
              <w:rPr>
                <w:sz w:val="20"/>
                <w:szCs w:val="20"/>
              </w:rPr>
            </w:pPr>
            <w:r w:rsidRPr="007C7E27">
              <w:rPr>
                <w:sz w:val="20"/>
                <w:szCs w:val="20"/>
              </w:rPr>
              <w:t xml:space="preserve">Keyword: </w:t>
            </w:r>
            <w:proofErr w:type="spellStart"/>
            <w:r w:rsidRPr="007C7E27">
              <w:rPr>
                <w:sz w:val="20"/>
                <w:szCs w:val="20"/>
              </w:rPr>
              <w:t>weshall</w:t>
            </w:r>
            <w:proofErr w:type="spellEnd"/>
          </w:p>
        </w:tc>
      </w:tr>
      <w:tr w:rsidR="004B438F" w:rsidRPr="007C7E27" w14:paraId="253734B2" w14:textId="77777777" w:rsidTr="00D907AF">
        <w:tc>
          <w:tcPr>
            <w:tcW w:w="2125" w:type="dxa"/>
          </w:tcPr>
          <w:p w14:paraId="02FBE2FD" w14:textId="77777777" w:rsidR="004B438F" w:rsidRPr="007C7E27" w:rsidRDefault="004B438F" w:rsidP="00D907AF">
            <w:pPr>
              <w:rPr>
                <w:sz w:val="20"/>
                <w:szCs w:val="20"/>
              </w:rPr>
            </w:pPr>
            <w:proofErr w:type="spellStart"/>
            <w:r w:rsidRPr="007C7E27">
              <w:rPr>
                <w:sz w:val="20"/>
                <w:szCs w:val="20"/>
              </w:rPr>
              <w:lastRenderedPageBreak/>
              <w:t>Profileintro</w:t>
            </w:r>
            <w:proofErr w:type="spellEnd"/>
            <w:r w:rsidRPr="007C7E27">
              <w:rPr>
                <w:sz w:val="20"/>
                <w:szCs w:val="20"/>
              </w:rPr>
              <w:t xml:space="preserve"> – block 3</w:t>
            </w:r>
          </w:p>
        </w:tc>
        <w:tc>
          <w:tcPr>
            <w:tcW w:w="1341" w:type="dxa"/>
          </w:tcPr>
          <w:p w14:paraId="143FA987" w14:textId="77777777" w:rsidR="004B438F" w:rsidRPr="007C7E27" w:rsidRDefault="004B438F" w:rsidP="00D907AF">
            <w:pPr>
              <w:rPr>
                <w:sz w:val="20"/>
                <w:szCs w:val="20"/>
              </w:rPr>
            </w:pPr>
          </w:p>
        </w:tc>
        <w:tc>
          <w:tcPr>
            <w:tcW w:w="4484" w:type="dxa"/>
          </w:tcPr>
          <w:p w14:paraId="69575A90" w14:textId="77777777" w:rsidR="004B438F" w:rsidRPr="007C7E27" w:rsidRDefault="004B438F" w:rsidP="00D907AF">
            <w:pPr>
              <w:rPr>
                <w:sz w:val="20"/>
                <w:szCs w:val="20"/>
              </w:rPr>
            </w:pPr>
            <w:r>
              <w:rPr>
                <w:sz w:val="20"/>
                <w:szCs w:val="20"/>
              </w:rPr>
              <w:t>I’ll wait for you to boot up the Stein-O-</w:t>
            </w:r>
            <w:proofErr w:type="spellStart"/>
            <w:r>
              <w:rPr>
                <w:sz w:val="20"/>
                <w:szCs w:val="20"/>
              </w:rPr>
              <w:t>matic</w:t>
            </w:r>
            <w:proofErr w:type="spellEnd"/>
            <w:r>
              <w:rPr>
                <w:sz w:val="20"/>
                <w:szCs w:val="20"/>
              </w:rPr>
              <w:t>.</w:t>
            </w:r>
          </w:p>
        </w:tc>
        <w:tc>
          <w:tcPr>
            <w:tcW w:w="1585" w:type="dxa"/>
          </w:tcPr>
          <w:p w14:paraId="573A31D5" w14:textId="77777777" w:rsidR="004B438F" w:rsidRPr="007C7E27" w:rsidRDefault="004B438F" w:rsidP="00D907AF">
            <w:pPr>
              <w:rPr>
                <w:sz w:val="20"/>
                <w:szCs w:val="20"/>
              </w:rPr>
            </w:pPr>
          </w:p>
        </w:tc>
        <w:tc>
          <w:tcPr>
            <w:tcW w:w="3415" w:type="dxa"/>
          </w:tcPr>
          <w:p w14:paraId="6E96AB51" w14:textId="77777777" w:rsidR="004B438F" w:rsidRPr="007C7E27" w:rsidRDefault="004B438F" w:rsidP="00D907AF">
            <w:pPr>
              <w:rPr>
                <w:sz w:val="20"/>
                <w:szCs w:val="20"/>
              </w:rPr>
            </w:pPr>
            <w:r w:rsidRPr="007C7E27">
              <w:rPr>
                <w:sz w:val="20"/>
                <w:szCs w:val="20"/>
              </w:rPr>
              <w:t>Actual questions</w:t>
            </w:r>
          </w:p>
        </w:tc>
      </w:tr>
      <w:tr w:rsidR="004B438F" w:rsidRPr="007C7E27" w14:paraId="79530024" w14:textId="77777777" w:rsidTr="00D907AF">
        <w:tc>
          <w:tcPr>
            <w:tcW w:w="2125" w:type="dxa"/>
          </w:tcPr>
          <w:p w14:paraId="51ED444A" w14:textId="77777777" w:rsidR="004B438F" w:rsidRPr="007C7E27" w:rsidRDefault="004B438F" w:rsidP="00D907AF">
            <w:pPr>
              <w:rPr>
                <w:sz w:val="20"/>
                <w:szCs w:val="20"/>
              </w:rPr>
            </w:pPr>
            <w:proofErr w:type="spellStart"/>
            <w:r w:rsidRPr="007C7E27">
              <w:rPr>
                <w:sz w:val="20"/>
                <w:szCs w:val="20"/>
              </w:rPr>
              <w:t>Profileiconhelp</w:t>
            </w:r>
            <w:proofErr w:type="spellEnd"/>
          </w:p>
        </w:tc>
        <w:tc>
          <w:tcPr>
            <w:tcW w:w="1341" w:type="dxa"/>
          </w:tcPr>
          <w:p w14:paraId="1661AA7F" w14:textId="77777777" w:rsidR="004B438F" w:rsidRPr="007C7E27" w:rsidRDefault="004B438F" w:rsidP="00D907AF">
            <w:pPr>
              <w:rPr>
                <w:sz w:val="20"/>
                <w:szCs w:val="20"/>
              </w:rPr>
            </w:pPr>
            <w:r w:rsidRPr="007C7E27">
              <w:rPr>
                <w:sz w:val="20"/>
                <w:szCs w:val="20"/>
              </w:rPr>
              <w:t>Player is told where to find profile</w:t>
            </w:r>
          </w:p>
        </w:tc>
        <w:tc>
          <w:tcPr>
            <w:tcW w:w="4484" w:type="dxa"/>
          </w:tcPr>
          <w:p w14:paraId="3BD674EC" w14:textId="77777777" w:rsidR="004B438F" w:rsidRPr="007C7E27" w:rsidRDefault="004B438F" w:rsidP="00D907AF">
            <w:pPr>
              <w:rPr>
                <w:sz w:val="20"/>
                <w:szCs w:val="20"/>
              </w:rPr>
            </w:pPr>
            <w:r>
              <w:rPr>
                <w:sz w:val="20"/>
                <w:szCs w:val="20"/>
              </w:rPr>
              <w:t>Perfect! Now, t</w:t>
            </w:r>
            <w:r w:rsidRPr="007C7E27">
              <w:rPr>
                <w:sz w:val="20"/>
                <w:szCs w:val="20"/>
              </w:rPr>
              <w:t>ouch here to access your profile.</w:t>
            </w:r>
          </w:p>
        </w:tc>
        <w:tc>
          <w:tcPr>
            <w:tcW w:w="1585" w:type="dxa"/>
          </w:tcPr>
          <w:p w14:paraId="2D5050B6" w14:textId="77777777" w:rsidR="004B438F" w:rsidRPr="007C7E27" w:rsidRDefault="004B438F" w:rsidP="00D907AF">
            <w:pPr>
              <w:rPr>
                <w:sz w:val="20"/>
                <w:szCs w:val="20"/>
              </w:rPr>
            </w:pPr>
          </w:p>
        </w:tc>
        <w:tc>
          <w:tcPr>
            <w:tcW w:w="3415" w:type="dxa"/>
          </w:tcPr>
          <w:p w14:paraId="7D351AD3" w14:textId="77777777" w:rsidR="004B438F" w:rsidRPr="007C7E27" w:rsidRDefault="004B438F" w:rsidP="00D907AF">
            <w:pPr>
              <w:rPr>
                <w:sz w:val="20"/>
                <w:szCs w:val="20"/>
              </w:rPr>
            </w:pPr>
          </w:p>
        </w:tc>
      </w:tr>
      <w:tr w:rsidR="004B438F" w:rsidRPr="007C7E27" w14:paraId="4CC57D90" w14:textId="77777777" w:rsidTr="00D907AF">
        <w:tc>
          <w:tcPr>
            <w:tcW w:w="2125" w:type="dxa"/>
          </w:tcPr>
          <w:p w14:paraId="00397013" w14:textId="77777777" w:rsidR="004B438F" w:rsidRPr="007C7E27" w:rsidRDefault="004B438F" w:rsidP="00D907AF">
            <w:pPr>
              <w:rPr>
                <w:sz w:val="20"/>
                <w:szCs w:val="20"/>
              </w:rPr>
            </w:pPr>
            <w:proofErr w:type="spellStart"/>
            <w:r w:rsidRPr="007C7E27">
              <w:rPr>
                <w:sz w:val="20"/>
                <w:szCs w:val="20"/>
              </w:rPr>
              <w:t>profileloaded</w:t>
            </w:r>
            <w:proofErr w:type="spellEnd"/>
          </w:p>
        </w:tc>
        <w:tc>
          <w:tcPr>
            <w:tcW w:w="1341" w:type="dxa"/>
          </w:tcPr>
          <w:p w14:paraId="368D3A48" w14:textId="77777777" w:rsidR="004B438F" w:rsidRPr="007C7E27" w:rsidRDefault="004B438F" w:rsidP="00D907AF">
            <w:pPr>
              <w:rPr>
                <w:sz w:val="20"/>
                <w:szCs w:val="20"/>
              </w:rPr>
            </w:pPr>
            <w:r w:rsidRPr="007C7E27">
              <w:rPr>
                <w:sz w:val="20"/>
                <w:szCs w:val="20"/>
              </w:rPr>
              <w:t>Player looks at profile/avatar for first time</w:t>
            </w:r>
          </w:p>
        </w:tc>
        <w:tc>
          <w:tcPr>
            <w:tcW w:w="4484" w:type="dxa"/>
          </w:tcPr>
          <w:p w14:paraId="6301AA88" w14:textId="77777777" w:rsidR="004B438F" w:rsidRPr="007C7E27" w:rsidRDefault="004B438F" w:rsidP="00D907AF">
            <w:pPr>
              <w:rPr>
                <w:sz w:val="20"/>
                <w:szCs w:val="20"/>
              </w:rPr>
            </w:pPr>
            <w:r w:rsidRPr="007C7E27">
              <w:rPr>
                <w:sz w:val="20"/>
                <w:szCs w:val="20"/>
              </w:rPr>
              <w:t>Everything I know about you is right here. Your deepest secrets on display 24 hours a day. Like Facebook. But for GENIUSES!</w:t>
            </w:r>
          </w:p>
        </w:tc>
        <w:tc>
          <w:tcPr>
            <w:tcW w:w="1585" w:type="dxa"/>
          </w:tcPr>
          <w:p w14:paraId="51F80B7B" w14:textId="77777777" w:rsidR="004B438F" w:rsidRPr="007C7E27" w:rsidRDefault="004B438F" w:rsidP="00D907AF">
            <w:pPr>
              <w:rPr>
                <w:sz w:val="20"/>
                <w:szCs w:val="20"/>
              </w:rPr>
            </w:pPr>
          </w:p>
        </w:tc>
        <w:tc>
          <w:tcPr>
            <w:tcW w:w="3415" w:type="dxa"/>
          </w:tcPr>
          <w:p w14:paraId="33DD52FD" w14:textId="77777777" w:rsidR="004B438F" w:rsidRPr="007C7E27" w:rsidRDefault="004B438F" w:rsidP="00D907AF">
            <w:pPr>
              <w:rPr>
                <w:sz w:val="20"/>
                <w:szCs w:val="20"/>
              </w:rPr>
            </w:pPr>
          </w:p>
        </w:tc>
      </w:tr>
      <w:tr w:rsidR="004B438F" w:rsidRPr="007C7E27" w14:paraId="7987BEA1" w14:textId="77777777" w:rsidTr="00D907AF">
        <w:tc>
          <w:tcPr>
            <w:tcW w:w="2125" w:type="dxa"/>
          </w:tcPr>
          <w:p w14:paraId="4F6EEC5B" w14:textId="77777777" w:rsidR="004B438F" w:rsidRPr="007C7E27" w:rsidRDefault="004B438F" w:rsidP="00D907AF">
            <w:pPr>
              <w:rPr>
                <w:sz w:val="20"/>
                <w:szCs w:val="20"/>
              </w:rPr>
            </w:pPr>
            <w:r w:rsidRPr="007C7E27">
              <w:rPr>
                <w:sz w:val="20"/>
                <w:szCs w:val="20"/>
              </w:rPr>
              <w:t>Perfect!</w:t>
            </w:r>
          </w:p>
        </w:tc>
        <w:tc>
          <w:tcPr>
            <w:tcW w:w="1341" w:type="dxa"/>
          </w:tcPr>
          <w:p w14:paraId="6D6E403D" w14:textId="77777777" w:rsidR="004B438F" w:rsidRPr="007C7E27" w:rsidRDefault="004B438F" w:rsidP="00D907AF">
            <w:pPr>
              <w:rPr>
                <w:sz w:val="20"/>
                <w:szCs w:val="20"/>
              </w:rPr>
            </w:pPr>
            <w:r w:rsidRPr="007C7E27">
              <w:rPr>
                <w:sz w:val="20"/>
                <w:szCs w:val="20"/>
              </w:rPr>
              <w:t>Name confirmation</w:t>
            </w:r>
          </w:p>
        </w:tc>
        <w:tc>
          <w:tcPr>
            <w:tcW w:w="4484" w:type="dxa"/>
          </w:tcPr>
          <w:p w14:paraId="39A3548E" w14:textId="77777777" w:rsidR="004B438F" w:rsidRPr="007C7E27" w:rsidRDefault="004B438F" w:rsidP="00D907AF">
            <w:pPr>
              <w:rPr>
                <w:sz w:val="20"/>
                <w:szCs w:val="20"/>
              </w:rPr>
            </w:pPr>
            <w:r>
              <w:rPr>
                <w:sz w:val="20"/>
                <w:szCs w:val="20"/>
              </w:rPr>
              <w:t>Look at that.</w:t>
            </w:r>
            <w:r w:rsidRPr="007C7E27">
              <w:rPr>
                <w:sz w:val="20"/>
                <w:szCs w:val="20"/>
              </w:rPr>
              <w:t xml:space="preserve"> You know your own name! And now, so do I.  </w:t>
            </w:r>
          </w:p>
        </w:tc>
        <w:tc>
          <w:tcPr>
            <w:tcW w:w="1585" w:type="dxa"/>
          </w:tcPr>
          <w:p w14:paraId="49EF90BF" w14:textId="77777777" w:rsidR="004B438F" w:rsidRPr="007C7E27" w:rsidRDefault="004B438F" w:rsidP="00D907AF">
            <w:pPr>
              <w:rPr>
                <w:sz w:val="20"/>
                <w:szCs w:val="20"/>
              </w:rPr>
            </w:pPr>
          </w:p>
        </w:tc>
        <w:tc>
          <w:tcPr>
            <w:tcW w:w="3415" w:type="dxa"/>
          </w:tcPr>
          <w:p w14:paraId="0690BBF8" w14:textId="77777777" w:rsidR="004B438F" w:rsidRPr="007C7E27" w:rsidRDefault="004B438F" w:rsidP="00D907AF">
            <w:pPr>
              <w:rPr>
                <w:sz w:val="20"/>
                <w:szCs w:val="20"/>
              </w:rPr>
            </w:pPr>
          </w:p>
        </w:tc>
      </w:tr>
      <w:tr w:rsidR="004B438F" w:rsidRPr="007C7E27" w14:paraId="131305C7" w14:textId="77777777" w:rsidTr="00D907AF">
        <w:tc>
          <w:tcPr>
            <w:tcW w:w="2125" w:type="dxa"/>
          </w:tcPr>
          <w:p w14:paraId="67A926C3" w14:textId="77777777" w:rsidR="004B438F" w:rsidRPr="007C7E27" w:rsidRDefault="004B438F" w:rsidP="00D907AF">
            <w:pPr>
              <w:rPr>
                <w:sz w:val="20"/>
                <w:szCs w:val="20"/>
              </w:rPr>
            </w:pPr>
            <w:proofErr w:type="spellStart"/>
            <w:r w:rsidRPr="007C7E27">
              <w:rPr>
                <w:sz w:val="20"/>
                <w:szCs w:val="20"/>
              </w:rPr>
              <w:t>profilewrap</w:t>
            </w:r>
            <w:proofErr w:type="spellEnd"/>
          </w:p>
        </w:tc>
        <w:tc>
          <w:tcPr>
            <w:tcW w:w="1341" w:type="dxa"/>
          </w:tcPr>
          <w:p w14:paraId="5F4105D7" w14:textId="77777777" w:rsidR="004B438F" w:rsidRPr="007C7E27" w:rsidRDefault="004B438F" w:rsidP="00D907AF">
            <w:pPr>
              <w:rPr>
                <w:sz w:val="20"/>
                <w:szCs w:val="20"/>
              </w:rPr>
            </w:pPr>
            <w:r w:rsidRPr="007C7E27">
              <w:rPr>
                <w:sz w:val="20"/>
                <w:szCs w:val="20"/>
              </w:rPr>
              <w:t>Enough of that – what’s next</w:t>
            </w:r>
          </w:p>
        </w:tc>
        <w:tc>
          <w:tcPr>
            <w:tcW w:w="4484" w:type="dxa"/>
          </w:tcPr>
          <w:p w14:paraId="5C8A04BC" w14:textId="77777777" w:rsidR="004B438F" w:rsidRPr="007C7E27" w:rsidRDefault="004B438F" w:rsidP="00D907AF">
            <w:pPr>
              <w:rPr>
                <w:sz w:val="20"/>
                <w:szCs w:val="20"/>
              </w:rPr>
            </w:pPr>
            <w:r w:rsidRPr="007C7E27">
              <w:rPr>
                <w:sz w:val="20"/>
                <w:szCs w:val="20"/>
              </w:rPr>
              <w:t>Okay, that’s enough already with the introductions. I know you, you know me, we like each other very much, blah blah blah. Let’s get to the good stuff, shall we?</w:t>
            </w:r>
          </w:p>
        </w:tc>
        <w:tc>
          <w:tcPr>
            <w:tcW w:w="1585" w:type="dxa"/>
          </w:tcPr>
          <w:p w14:paraId="35E49543" w14:textId="77777777" w:rsidR="004B438F" w:rsidRPr="007C7E27" w:rsidRDefault="004B438F" w:rsidP="00D907AF">
            <w:pPr>
              <w:rPr>
                <w:sz w:val="20"/>
                <w:szCs w:val="20"/>
              </w:rPr>
            </w:pPr>
          </w:p>
        </w:tc>
        <w:tc>
          <w:tcPr>
            <w:tcW w:w="3415" w:type="dxa"/>
          </w:tcPr>
          <w:p w14:paraId="1D3EF393" w14:textId="77777777" w:rsidR="004B438F" w:rsidRPr="007C7E27" w:rsidRDefault="004B438F" w:rsidP="00D907AF">
            <w:pPr>
              <w:rPr>
                <w:sz w:val="20"/>
                <w:szCs w:val="20"/>
              </w:rPr>
            </w:pPr>
          </w:p>
        </w:tc>
      </w:tr>
      <w:tr w:rsidR="004B438F" w:rsidRPr="007C7E27" w14:paraId="40510F66" w14:textId="77777777" w:rsidTr="00D907AF">
        <w:tc>
          <w:tcPr>
            <w:tcW w:w="2125" w:type="dxa"/>
          </w:tcPr>
          <w:p w14:paraId="5BD15FAF" w14:textId="77777777" w:rsidR="004B438F" w:rsidRPr="007C7E27" w:rsidRDefault="004B438F" w:rsidP="00D907AF">
            <w:pPr>
              <w:rPr>
                <w:sz w:val="20"/>
                <w:szCs w:val="20"/>
              </w:rPr>
            </w:pPr>
            <w:proofErr w:type="spellStart"/>
            <w:r w:rsidRPr="007C7E27">
              <w:rPr>
                <w:sz w:val="20"/>
                <w:szCs w:val="20"/>
              </w:rPr>
              <w:t>Profilewrap</w:t>
            </w:r>
            <w:proofErr w:type="spellEnd"/>
            <w:r w:rsidRPr="007C7E27">
              <w:rPr>
                <w:sz w:val="20"/>
                <w:szCs w:val="20"/>
              </w:rPr>
              <w:t xml:space="preserve"> </w:t>
            </w:r>
            <w:proofErr w:type="spellStart"/>
            <w:r w:rsidRPr="007C7E27">
              <w:rPr>
                <w:sz w:val="20"/>
                <w:szCs w:val="20"/>
              </w:rPr>
              <w:t>noresponse</w:t>
            </w:r>
            <w:proofErr w:type="spellEnd"/>
          </w:p>
        </w:tc>
        <w:tc>
          <w:tcPr>
            <w:tcW w:w="1341" w:type="dxa"/>
          </w:tcPr>
          <w:p w14:paraId="0A50A5DA" w14:textId="77777777" w:rsidR="004B438F" w:rsidRPr="007C7E27" w:rsidRDefault="004B438F" w:rsidP="00D907AF">
            <w:pPr>
              <w:rPr>
                <w:sz w:val="20"/>
                <w:szCs w:val="20"/>
              </w:rPr>
            </w:pPr>
          </w:p>
        </w:tc>
        <w:tc>
          <w:tcPr>
            <w:tcW w:w="4484" w:type="dxa"/>
          </w:tcPr>
          <w:p w14:paraId="52F7578A" w14:textId="77777777" w:rsidR="004B438F" w:rsidRPr="007C7E27" w:rsidRDefault="004B438F" w:rsidP="00D907AF">
            <w:pPr>
              <w:rPr>
                <w:sz w:val="20"/>
                <w:szCs w:val="20"/>
              </w:rPr>
            </w:pPr>
            <w:r w:rsidRPr="007C7E27">
              <w:rPr>
                <w:sz w:val="20"/>
                <w:szCs w:val="20"/>
              </w:rPr>
              <w:t>Remember, if I say “Shall we”, you say “we shall”. Okay? Let’s try that again. Let’s get to the good stuff, shall we?</w:t>
            </w:r>
          </w:p>
        </w:tc>
        <w:tc>
          <w:tcPr>
            <w:tcW w:w="1585" w:type="dxa"/>
          </w:tcPr>
          <w:p w14:paraId="75E61D93" w14:textId="77777777" w:rsidR="004B438F" w:rsidRPr="007C7E27" w:rsidRDefault="004B438F" w:rsidP="00D907AF">
            <w:pPr>
              <w:rPr>
                <w:sz w:val="20"/>
                <w:szCs w:val="20"/>
              </w:rPr>
            </w:pPr>
          </w:p>
        </w:tc>
        <w:tc>
          <w:tcPr>
            <w:tcW w:w="3415" w:type="dxa"/>
          </w:tcPr>
          <w:p w14:paraId="18098571" w14:textId="77777777" w:rsidR="004B438F" w:rsidRPr="007C7E27" w:rsidRDefault="004B438F" w:rsidP="00D907AF">
            <w:pPr>
              <w:rPr>
                <w:sz w:val="20"/>
                <w:szCs w:val="20"/>
              </w:rPr>
            </w:pPr>
          </w:p>
        </w:tc>
      </w:tr>
    </w:tbl>
    <w:p w14:paraId="00C8A39C" w14:textId="77777777" w:rsidR="004B438F" w:rsidRPr="007C7E27" w:rsidRDefault="004B438F" w:rsidP="004B438F">
      <w:pPr>
        <w:rPr>
          <w:sz w:val="20"/>
          <w:szCs w:val="20"/>
        </w:rPr>
      </w:pPr>
    </w:p>
    <w:p w14:paraId="775DFA68" w14:textId="762FACB7" w:rsidR="00D916B3" w:rsidRPr="00D916B3" w:rsidRDefault="00D916B3" w:rsidP="00D916B3"/>
    <w:sectPr w:rsidR="00D916B3" w:rsidRPr="00D916B3" w:rsidSect="005952EB">
      <w:headerReference w:type="default" r:id="rId22"/>
      <w:footerReference w:type="default" r:id="rId2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4" w:author="nick ingeneri" w:date="2016-02-29T14:08:00Z" w:initials="ni">
    <w:p w14:paraId="3D76942F" w14:textId="1B6CAF8A" w:rsidR="00DA5734" w:rsidRDefault="00DA5734">
      <w:pPr>
        <w:pStyle w:val="CommentText"/>
      </w:pPr>
      <w:r>
        <w:rPr>
          <w:rStyle w:val="CommentReference"/>
        </w:rPr>
        <w:annotationRef/>
      </w:r>
      <w:r>
        <w:t>Technical team needs to convey to Design what information is accessible.</w:t>
      </w:r>
    </w:p>
  </w:comment>
  <w:comment w:id="65" w:author="nick ingeneri" w:date="2016-02-29T11:52:00Z" w:initials="ni">
    <w:p w14:paraId="653AE71C" w14:textId="51E01D31" w:rsidR="00DA5734" w:rsidRDefault="00DA5734">
      <w:pPr>
        <w:pStyle w:val="CommentText"/>
      </w:pPr>
      <w:r>
        <w:rPr>
          <w:rStyle w:val="CommentReference"/>
        </w:rPr>
        <w:annotationRef/>
      </w:r>
      <w:r>
        <w:t>Design team needs technical confirmation on this.</w:t>
      </w:r>
    </w:p>
  </w:comment>
  <w:comment w:id="67" w:author="nick ingeneri" w:date="2016-02-29T11:53:00Z" w:initials="ni">
    <w:p w14:paraId="1DCCB3C0" w14:textId="47AD2371" w:rsidR="00DA5734" w:rsidRDefault="00DA5734">
      <w:pPr>
        <w:pStyle w:val="CommentText"/>
      </w:pPr>
      <w:r>
        <w:rPr>
          <w:rStyle w:val="CommentReference"/>
        </w:rPr>
        <w:annotationRef/>
      </w:r>
      <w:r>
        <w:t>Design team needs technical confirmation on this.</w:t>
      </w:r>
    </w:p>
  </w:comment>
  <w:comment w:id="203" w:author="nick ingeneri" w:date="2016-02-29T17:08:00Z" w:initials="ni">
    <w:p w14:paraId="10CF58CD" w14:textId="08CD2B64" w:rsidR="00DA5734" w:rsidRDefault="00DA5734">
      <w:pPr>
        <w:pStyle w:val="CommentText"/>
      </w:pPr>
      <w:r>
        <w:rPr>
          <w:rStyle w:val="CommentReference"/>
        </w:rPr>
        <w:annotationRef/>
      </w:r>
      <w:r>
        <w:t>This inclusion of this game is under review</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D76942F" w15:done="0"/>
  <w15:commentEx w15:paraId="653AE71C" w15:done="0"/>
  <w15:commentEx w15:paraId="1DCCB3C0" w15:done="0"/>
  <w15:commentEx w15:paraId="10CF58C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57C008" w14:textId="77777777" w:rsidR="00DA5734" w:rsidRDefault="00DA5734" w:rsidP="00F41C19">
      <w:r>
        <w:separator/>
      </w:r>
    </w:p>
  </w:endnote>
  <w:endnote w:type="continuationSeparator" w:id="0">
    <w:p w14:paraId="5BAD2965" w14:textId="77777777" w:rsidR="00DA5734" w:rsidRDefault="00DA5734" w:rsidP="00F41C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5537117"/>
      <w:docPartObj>
        <w:docPartGallery w:val="Page Numbers (Bottom of Page)"/>
        <w:docPartUnique/>
      </w:docPartObj>
    </w:sdtPr>
    <w:sdtEndPr>
      <w:rPr>
        <w:noProof/>
      </w:rPr>
    </w:sdtEndPr>
    <w:sdtContent>
      <w:p w14:paraId="38764316" w14:textId="77EADCC3" w:rsidR="00DA5734" w:rsidRDefault="00DA5734">
        <w:pPr>
          <w:pStyle w:val="Footer"/>
          <w:jc w:val="right"/>
        </w:pPr>
        <w:r w:rsidRPr="00F41C19">
          <w:rPr>
            <w:sz w:val="18"/>
            <w:szCs w:val="18"/>
          </w:rPr>
          <w:fldChar w:fldCharType="begin"/>
        </w:r>
        <w:r w:rsidRPr="00F41C19">
          <w:rPr>
            <w:sz w:val="18"/>
            <w:szCs w:val="18"/>
          </w:rPr>
          <w:instrText xml:space="preserve"> PAGE   \* MERGEFORMAT </w:instrText>
        </w:r>
        <w:r w:rsidRPr="00F41C19">
          <w:rPr>
            <w:sz w:val="18"/>
            <w:szCs w:val="18"/>
          </w:rPr>
          <w:fldChar w:fldCharType="separate"/>
        </w:r>
        <w:r w:rsidR="00EA508E">
          <w:rPr>
            <w:noProof/>
            <w:sz w:val="18"/>
            <w:szCs w:val="18"/>
          </w:rPr>
          <w:t>30</w:t>
        </w:r>
        <w:r w:rsidRPr="00F41C19">
          <w:rPr>
            <w:noProof/>
            <w:sz w:val="18"/>
            <w:szCs w:val="18"/>
          </w:rPr>
          <w:fldChar w:fldCharType="end"/>
        </w:r>
      </w:p>
    </w:sdtContent>
  </w:sdt>
  <w:p w14:paraId="0DCE375B" w14:textId="77777777" w:rsidR="00DA5734" w:rsidRDefault="00DA573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F7A8E2" w14:textId="77777777" w:rsidR="00DA5734" w:rsidRDefault="00DA5734" w:rsidP="00F41C19">
      <w:r>
        <w:separator/>
      </w:r>
    </w:p>
  </w:footnote>
  <w:footnote w:type="continuationSeparator" w:id="0">
    <w:p w14:paraId="54DA28B9" w14:textId="77777777" w:rsidR="00DA5734" w:rsidRDefault="00DA5734" w:rsidP="00F41C1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C6F5DB" w14:textId="7450AEED" w:rsidR="00DA5734" w:rsidRDefault="00DA5734">
    <w:pPr>
      <w:pStyle w:val="Header"/>
    </w:pPr>
    <w:r w:rsidRPr="00F41C19">
      <w:rPr>
        <w:sz w:val="32"/>
        <w:szCs w:val="32"/>
      </w:rPr>
      <w:t>E</w:t>
    </w:r>
    <w:r>
      <w:rPr>
        <w:sz w:val="32"/>
        <w:szCs w:val="32"/>
      </w:rPr>
      <w:t>instein</w:t>
    </w:r>
    <w:r>
      <w:t xml:space="preserve"> | Design | </w:t>
    </w:r>
    <w:r>
      <w:rPr>
        <w:sz w:val="20"/>
        <w:szCs w:val="20"/>
      </w:rPr>
      <w:t>v1.3</w:t>
    </w:r>
    <w:r>
      <w:tab/>
    </w:r>
    <w:r>
      <w:tab/>
    </w:r>
    <w:r>
      <w:rPr>
        <w:sz w:val="20"/>
        <w:szCs w:val="20"/>
      </w:rPr>
      <w:t>2/29/16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B2C93"/>
    <w:multiLevelType w:val="hybridMultilevel"/>
    <w:tmpl w:val="8042C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E96584"/>
    <w:multiLevelType w:val="hybridMultilevel"/>
    <w:tmpl w:val="96444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1761F0"/>
    <w:multiLevelType w:val="hybridMultilevel"/>
    <w:tmpl w:val="05E6C9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260A47"/>
    <w:multiLevelType w:val="hybridMultilevel"/>
    <w:tmpl w:val="FE00C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4B2EF4"/>
    <w:multiLevelType w:val="hybridMultilevel"/>
    <w:tmpl w:val="F3F6C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983E61"/>
    <w:multiLevelType w:val="hybridMultilevel"/>
    <w:tmpl w:val="7AC8D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0E2973"/>
    <w:multiLevelType w:val="hybridMultilevel"/>
    <w:tmpl w:val="C4626D52"/>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7">
    <w:nsid w:val="1BFD707C"/>
    <w:multiLevelType w:val="hybridMultilevel"/>
    <w:tmpl w:val="44306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C0015D"/>
    <w:multiLevelType w:val="hybridMultilevel"/>
    <w:tmpl w:val="DFDCB218"/>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9">
    <w:nsid w:val="2E344BA2"/>
    <w:multiLevelType w:val="hybridMultilevel"/>
    <w:tmpl w:val="7214F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CE0028"/>
    <w:multiLevelType w:val="hybridMultilevel"/>
    <w:tmpl w:val="5C5CC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F77290"/>
    <w:multiLevelType w:val="hybridMultilevel"/>
    <w:tmpl w:val="80D4C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AF701A"/>
    <w:multiLevelType w:val="hybridMultilevel"/>
    <w:tmpl w:val="AEDA5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4620B3"/>
    <w:multiLevelType w:val="hybridMultilevel"/>
    <w:tmpl w:val="AEDA5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1B6EDF"/>
    <w:multiLevelType w:val="hybridMultilevel"/>
    <w:tmpl w:val="65FE5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234A4B"/>
    <w:multiLevelType w:val="hybridMultilevel"/>
    <w:tmpl w:val="C056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5F33E7"/>
    <w:multiLevelType w:val="hybridMultilevel"/>
    <w:tmpl w:val="B38C9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2530F8"/>
    <w:multiLevelType w:val="hybridMultilevel"/>
    <w:tmpl w:val="42763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2F2163"/>
    <w:multiLevelType w:val="hybridMultilevel"/>
    <w:tmpl w:val="FF08A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E5A1EC0"/>
    <w:multiLevelType w:val="hybridMultilevel"/>
    <w:tmpl w:val="E3A82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5D7D0C"/>
    <w:multiLevelType w:val="hybridMultilevel"/>
    <w:tmpl w:val="411C20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4BF76F9"/>
    <w:multiLevelType w:val="hybridMultilevel"/>
    <w:tmpl w:val="E94EE8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5153DEA"/>
    <w:multiLevelType w:val="hybridMultilevel"/>
    <w:tmpl w:val="02221318"/>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23">
    <w:nsid w:val="551C66BB"/>
    <w:multiLevelType w:val="hybridMultilevel"/>
    <w:tmpl w:val="A99EA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5671CB5"/>
    <w:multiLevelType w:val="hybridMultilevel"/>
    <w:tmpl w:val="FDBA8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012494"/>
    <w:multiLevelType w:val="hybridMultilevel"/>
    <w:tmpl w:val="E4C88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C96E63"/>
    <w:multiLevelType w:val="hybridMultilevel"/>
    <w:tmpl w:val="2B420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6F0B4D"/>
    <w:multiLevelType w:val="hybridMultilevel"/>
    <w:tmpl w:val="9800D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AA367F8"/>
    <w:multiLevelType w:val="hybridMultilevel"/>
    <w:tmpl w:val="E274152A"/>
    <w:lvl w:ilvl="0" w:tplc="04090001">
      <w:start w:val="1"/>
      <w:numFmt w:val="bullet"/>
      <w:lvlText w:val=""/>
      <w:lvlJc w:val="left"/>
      <w:pPr>
        <w:ind w:left="779" w:hanging="360"/>
      </w:pPr>
      <w:rPr>
        <w:rFonts w:ascii="Symbol" w:hAnsi="Symbol" w:hint="default"/>
      </w:rPr>
    </w:lvl>
    <w:lvl w:ilvl="1" w:tplc="04090003" w:tentative="1">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29">
    <w:nsid w:val="64B11BB6"/>
    <w:multiLevelType w:val="hybridMultilevel"/>
    <w:tmpl w:val="AFC842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A7F4B16"/>
    <w:multiLevelType w:val="hybridMultilevel"/>
    <w:tmpl w:val="9AEE0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505368"/>
    <w:multiLevelType w:val="hybridMultilevel"/>
    <w:tmpl w:val="294A7448"/>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32">
    <w:nsid w:val="6E3B22E5"/>
    <w:multiLevelType w:val="hybridMultilevel"/>
    <w:tmpl w:val="D442A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25C025A"/>
    <w:multiLevelType w:val="hybridMultilevel"/>
    <w:tmpl w:val="E7A08F2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31E08CF"/>
    <w:multiLevelType w:val="hybridMultilevel"/>
    <w:tmpl w:val="2B2A7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88D0346"/>
    <w:multiLevelType w:val="hybridMultilevel"/>
    <w:tmpl w:val="6E786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99D4145"/>
    <w:multiLevelType w:val="hybridMultilevel"/>
    <w:tmpl w:val="5F301126"/>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7">
    <w:nsid w:val="7D9922CA"/>
    <w:multiLevelType w:val="hybridMultilevel"/>
    <w:tmpl w:val="C75CC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4B5FDC"/>
    <w:multiLevelType w:val="hybridMultilevel"/>
    <w:tmpl w:val="B0727720"/>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num w:numId="1">
    <w:abstractNumId w:val="10"/>
  </w:num>
  <w:num w:numId="2">
    <w:abstractNumId w:val="14"/>
  </w:num>
  <w:num w:numId="3">
    <w:abstractNumId w:val="17"/>
  </w:num>
  <w:num w:numId="4">
    <w:abstractNumId w:val="25"/>
  </w:num>
  <w:num w:numId="5">
    <w:abstractNumId w:val="11"/>
  </w:num>
  <w:num w:numId="6">
    <w:abstractNumId w:val="35"/>
  </w:num>
  <w:num w:numId="7">
    <w:abstractNumId w:val="1"/>
  </w:num>
  <w:num w:numId="8">
    <w:abstractNumId w:val="30"/>
  </w:num>
  <w:num w:numId="9">
    <w:abstractNumId w:val="15"/>
  </w:num>
  <w:num w:numId="10">
    <w:abstractNumId w:val="20"/>
  </w:num>
  <w:num w:numId="11">
    <w:abstractNumId w:val="27"/>
  </w:num>
  <w:num w:numId="12">
    <w:abstractNumId w:val="5"/>
  </w:num>
  <w:num w:numId="13">
    <w:abstractNumId w:val="19"/>
  </w:num>
  <w:num w:numId="14">
    <w:abstractNumId w:val="9"/>
  </w:num>
  <w:num w:numId="15">
    <w:abstractNumId w:val="21"/>
  </w:num>
  <w:num w:numId="16">
    <w:abstractNumId w:val="6"/>
  </w:num>
  <w:num w:numId="17">
    <w:abstractNumId w:val="0"/>
  </w:num>
  <w:num w:numId="18">
    <w:abstractNumId w:val="2"/>
  </w:num>
  <w:num w:numId="19">
    <w:abstractNumId w:val="26"/>
  </w:num>
  <w:num w:numId="20">
    <w:abstractNumId w:val="22"/>
  </w:num>
  <w:num w:numId="21">
    <w:abstractNumId w:val="24"/>
  </w:num>
  <w:num w:numId="22">
    <w:abstractNumId w:val="23"/>
  </w:num>
  <w:num w:numId="23">
    <w:abstractNumId w:val="36"/>
  </w:num>
  <w:num w:numId="24">
    <w:abstractNumId w:val="8"/>
  </w:num>
  <w:num w:numId="25">
    <w:abstractNumId w:val="38"/>
  </w:num>
  <w:num w:numId="26">
    <w:abstractNumId w:val="33"/>
  </w:num>
  <w:num w:numId="27">
    <w:abstractNumId w:val="29"/>
  </w:num>
  <w:num w:numId="28">
    <w:abstractNumId w:val="3"/>
  </w:num>
  <w:num w:numId="29">
    <w:abstractNumId w:val="18"/>
  </w:num>
  <w:num w:numId="30">
    <w:abstractNumId w:val="16"/>
  </w:num>
  <w:num w:numId="31">
    <w:abstractNumId w:val="12"/>
  </w:num>
  <w:num w:numId="32">
    <w:abstractNumId w:val="37"/>
  </w:num>
  <w:num w:numId="33">
    <w:abstractNumId w:val="31"/>
  </w:num>
  <w:num w:numId="34">
    <w:abstractNumId w:val="34"/>
  </w:num>
  <w:num w:numId="35">
    <w:abstractNumId w:val="4"/>
  </w:num>
  <w:num w:numId="36">
    <w:abstractNumId w:val="7"/>
  </w:num>
  <w:num w:numId="37">
    <w:abstractNumId w:val="32"/>
  </w:num>
  <w:num w:numId="38">
    <w:abstractNumId w:val="13"/>
  </w:num>
  <w:num w:numId="39">
    <w:abstractNumId w:val="2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ick ingeneri">
    <w15:presenceInfo w15:providerId="Windows Live" w15:userId="b12823d1093b31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1"/>
  <w:proofState w:spelling="clean" w:grammar="clean"/>
  <w:revisionView w:markup="0"/>
  <w:doNotTrackMove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4E22"/>
    <w:rsid w:val="00020CF3"/>
    <w:rsid w:val="00021EFA"/>
    <w:rsid w:val="00025566"/>
    <w:rsid w:val="00025A29"/>
    <w:rsid w:val="0002765B"/>
    <w:rsid w:val="00031AD9"/>
    <w:rsid w:val="00034C60"/>
    <w:rsid w:val="00037F75"/>
    <w:rsid w:val="000404A6"/>
    <w:rsid w:val="00042DB3"/>
    <w:rsid w:val="000443BE"/>
    <w:rsid w:val="00047245"/>
    <w:rsid w:val="00050345"/>
    <w:rsid w:val="000561EE"/>
    <w:rsid w:val="00060291"/>
    <w:rsid w:val="00066FE9"/>
    <w:rsid w:val="00067C60"/>
    <w:rsid w:val="000740E2"/>
    <w:rsid w:val="00075584"/>
    <w:rsid w:val="000826AA"/>
    <w:rsid w:val="00087207"/>
    <w:rsid w:val="00090627"/>
    <w:rsid w:val="000924D2"/>
    <w:rsid w:val="00096114"/>
    <w:rsid w:val="000A1C6C"/>
    <w:rsid w:val="000A2061"/>
    <w:rsid w:val="000B53F1"/>
    <w:rsid w:val="000C0C98"/>
    <w:rsid w:val="000C62B0"/>
    <w:rsid w:val="000D2912"/>
    <w:rsid w:val="000D2FB5"/>
    <w:rsid w:val="000D59AB"/>
    <w:rsid w:val="000E0776"/>
    <w:rsid w:val="000E0F1D"/>
    <w:rsid w:val="000E24D2"/>
    <w:rsid w:val="000E4FA5"/>
    <w:rsid w:val="000E53B4"/>
    <w:rsid w:val="000F289A"/>
    <w:rsid w:val="000F4624"/>
    <w:rsid w:val="000F6EFD"/>
    <w:rsid w:val="000F7F89"/>
    <w:rsid w:val="00100CCE"/>
    <w:rsid w:val="00104F05"/>
    <w:rsid w:val="00120C27"/>
    <w:rsid w:val="00121F3D"/>
    <w:rsid w:val="001221E3"/>
    <w:rsid w:val="00122279"/>
    <w:rsid w:val="00123342"/>
    <w:rsid w:val="00127406"/>
    <w:rsid w:val="00134DF4"/>
    <w:rsid w:val="00140906"/>
    <w:rsid w:val="001416BF"/>
    <w:rsid w:val="00141A69"/>
    <w:rsid w:val="001424A2"/>
    <w:rsid w:val="0014277C"/>
    <w:rsid w:val="00151D1E"/>
    <w:rsid w:val="00162028"/>
    <w:rsid w:val="00165EE8"/>
    <w:rsid w:val="0016682B"/>
    <w:rsid w:val="001676CD"/>
    <w:rsid w:val="001765FB"/>
    <w:rsid w:val="0018435E"/>
    <w:rsid w:val="00186CFB"/>
    <w:rsid w:val="00187AE2"/>
    <w:rsid w:val="001A03DD"/>
    <w:rsid w:val="001A4FB6"/>
    <w:rsid w:val="001B15D4"/>
    <w:rsid w:val="001B2036"/>
    <w:rsid w:val="001B35BA"/>
    <w:rsid w:val="001B3D9A"/>
    <w:rsid w:val="001B67FA"/>
    <w:rsid w:val="001B7452"/>
    <w:rsid w:val="001C570E"/>
    <w:rsid w:val="001C7131"/>
    <w:rsid w:val="001D3266"/>
    <w:rsid w:val="001D3F73"/>
    <w:rsid w:val="001D748A"/>
    <w:rsid w:val="001D7FEA"/>
    <w:rsid w:val="001E5FB0"/>
    <w:rsid w:val="001F398C"/>
    <w:rsid w:val="001F4E3A"/>
    <w:rsid w:val="001F5261"/>
    <w:rsid w:val="00206F71"/>
    <w:rsid w:val="00210561"/>
    <w:rsid w:val="0021325B"/>
    <w:rsid w:val="00213B6F"/>
    <w:rsid w:val="00221337"/>
    <w:rsid w:val="00221E89"/>
    <w:rsid w:val="00222018"/>
    <w:rsid w:val="00232D22"/>
    <w:rsid w:val="00242452"/>
    <w:rsid w:val="00242EB6"/>
    <w:rsid w:val="002515B1"/>
    <w:rsid w:val="0025703C"/>
    <w:rsid w:val="002659CD"/>
    <w:rsid w:val="00265A3E"/>
    <w:rsid w:val="00266133"/>
    <w:rsid w:val="002663C5"/>
    <w:rsid w:val="00277057"/>
    <w:rsid w:val="002949DF"/>
    <w:rsid w:val="002A4C51"/>
    <w:rsid w:val="002B041E"/>
    <w:rsid w:val="002B0F6A"/>
    <w:rsid w:val="002B130A"/>
    <w:rsid w:val="002B285C"/>
    <w:rsid w:val="002B36F8"/>
    <w:rsid w:val="002C60D1"/>
    <w:rsid w:val="002D04E9"/>
    <w:rsid w:val="002D21C5"/>
    <w:rsid w:val="002D34B0"/>
    <w:rsid w:val="002D5E4F"/>
    <w:rsid w:val="002E0004"/>
    <w:rsid w:val="002E1270"/>
    <w:rsid w:val="002E58F6"/>
    <w:rsid w:val="002F4FA1"/>
    <w:rsid w:val="002F61A4"/>
    <w:rsid w:val="00301436"/>
    <w:rsid w:val="003115C4"/>
    <w:rsid w:val="00313096"/>
    <w:rsid w:val="00314D7E"/>
    <w:rsid w:val="00317D32"/>
    <w:rsid w:val="003273B0"/>
    <w:rsid w:val="003304DE"/>
    <w:rsid w:val="00332772"/>
    <w:rsid w:val="00336997"/>
    <w:rsid w:val="00340129"/>
    <w:rsid w:val="003473B7"/>
    <w:rsid w:val="0035302A"/>
    <w:rsid w:val="00354448"/>
    <w:rsid w:val="00357A69"/>
    <w:rsid w:val="00363C20"/>
    <w:rsid w:val="003678F1"/>
    <w:rsid w:val="00367B55"/>
    <w:rsid w:val="00370B35"/>
    <w:rsid w:val="003715E9"/>
    <w:rsid w:val="003746F1"/>
    <w:rsid w:val="00375F46"/>
    <w:rsid w:val="00380147"/>
    <w:rsid w:val="00382AA0"/>
    <w:rsid w:val="0039024C"/>
    <w:rsid w:val="003958E0"/>
    <w:rsid w:val="00395978"/>
    <w:rsid w:val="003C1C12"/>
    <w:rsid w:val="003C627B"/>
    <w:rsid w:val="003D2B64"/>
    <w:rsid w:val="003E0BCD"/>
    <w:rsid w:val="003E2070"/>
    <w:rsid w:val="003E20B9"/>
    <w:rsid w:val="003E32EF"/>
    <w:rsid w:val="003E51A3"/>
    <w:rsid w:val="003F1F16"/>
    <w:rsid w:val="003F4DC8"/>
    <w:rsid w:val="003F562D"/>
    <w:rsid w:val="00406699"/>
    <w:rsid w:val="00413488"/>
    <w:rsid w:val="004155FC"/>
    <w:rsid w:val="0041634C"/>
    <w:rsid w:val="00417208"/>
    <w:rsid w:val="00427045"/>
    <w:rsid w:val="0042798A"/>
    <w:rsid w:val="00431437"/>
    <w:rsid w:val="00434385"/>
    <w:rsid w:val="0044297B"/>
    <w:rsid w:val="004432A0"/>
    <w:rsid w:val="004437B5"/>
    <w:rsid w:val="00450CA8"/>
    <w:rsid w:val="0046433C"/>
    <w:rsid w:val="004649C3"/>
    <w:rsid w:val="00465AAF"/>
    <w:rsid w:val="004669E8"/>
    <w:rsid w:val="00474070"/>
    <w:rsid w:val="00475FD5"/>
    <w:rsid w:val="00481477"/>
    <w:rsid w:val="00485BDD"/>
    <w:rsid w:val="00485DD3"/>
    <w:rsid w:val="004B2CD3"/>
    <w:rsid w:val="004B3989"/>
    <w:rsid w:val="004B438F"/>
    <w:rsid w:val="004B5055"/>
    <w:rsid w:val="004B7F13"/>
    <w:rsid w:val="004D1BEF"/>
    <w:rsid w:val="004D386E"/>
    <w:rsid w:val="004D46DF"/>
    <w:rsid w:val="004E22C0"/>
    <w:rsid w:val="004E3129"/>
    <w:rsid w:val="004F1256"/>
    <w:rsid w:val="004F2F8C"/>
    <w:rsid w:val="005102F8"/>
    <w:rsid w:val="0052290E"/>
    <w:rsid w:val="005248EA"/>
    <w:rsid w:val="00533134"/>
    <w:rsid w:val="00533E37"/>
    <w:rsid w:val="005366B8"/>
    <w:rsid w:val="00542CAC"/>
    <w:rsid w:val="00547522"/>
    <w:rsid w:val="0055025E"/>
    <w:rsid w:val="005550BD"/>
    <w:rsid w:val="00560D1A"/>
    <w:rsid w:val="0056734F"/>
    <w:rsid w:val="00574315"/>
    <w:rsid w:val="00575BF9"/>
    <w:rsid w:val="00577405"/>
    <w:rsid w:val="00580340"/>
    <w:rsid w:val="0058035B"/>
    <w:rsid w:val="005803DE"/>
    <w:rsid w:val="00581279"/>
    <w:rsid w:val="0058246F"/>
    <w:rsid w:val="0058538A"/>
    <w:rsid w:val="0059457A"/>
    <w:rsid w:val="00594733"/>
    <w:rsid w:val="005952EB"/>
    <w:rsid w:val="005970B9"/>
    <w:rsid w:val="005A47FE"/>
    <w:rsid w:val="005B26D5"/>
    <w:rsid w:val="005C3F1A"/>
    <w:rsid w:val="005C4A54"/>
    <w:rsid w:val="005D53C8"/>
    <w:rsid w:val="005E4A44"/>
    <w:rsid w:val="005E4B41"/>
    <w:rsid w:val="005E566E"/>
    <w:rsid w:val="005E5690"/>
    <w:rsid w:val="005F217D"/>
    <w:rsid w:val="005F252E"/>
    <w:rsid w:val="005F3594"/>
    <w:rsid w:val="005F79CB"/>
    <w:rsid w:val="00601B03"/>
    <w:rsid w:val="0060405D"/>
    <w:rsid w:val="00605D35"/>
    <w:rsid w:val="00611E9E"/>
    <w:rsid w:val="00613E2E"/>
    <w:rsid w:val="006164D6"/>
    <w:rsid w:val="00622877"/>
    <w:rsid w:val="00622ABD"/>
    <w:rsid w:val="00626E09"/>
    <w:rsid w:val="0063138E"/>
    <w:rsid w:val="00634FE2"/>
    <w:rsid w:val="00636662"/>
    <w:rsid w:val="00636872"/>
    <w:rsid w:val="00642187"/>
    <w:rsid w:val="00644696"/>
    <w:rsid w:val="00653BA5"/>
    <w:rsid w:val="006634D8"/>
    <w:rsid w:val="00675C0A"/>
    <w:rsid w:val="00684A2E"/>
    <w:rsid w:val="006943BC"/>
    <w:rsid w:val="006944E9"/>
    <w:rsid w:val="006A3ACB"/>
    <w:rsid w:val="006A47FF"/>
    <w:rsid w:val="006B0D41"/>
    <w:rsid w:val="006C4018"/>
    <w:rsid w:val="006D2E35"/>
    <w:rsid w:val="006D5BE4"/>
    <w:rsid w:val="006E038B"/>
    <w:rsid w:val="006E52AF"/>
    <w:rsid w:val="006F31DA"/>
    <w:rsid w:val="006F405F"/>
    <w:rsid w:val="006F4D20"/>
    <w:rsid w:val="00705FA1"/>
    <w:rsid w:val="007062E2"/>
    <w:rsid w:val="00707B80"/>
    <w:rsid w:val="00714F84"/>
    <w:rsid w:val="007200EC"/>
    <w:rsid w:val="00722CAD"/>
    <w:rsid w:val="00722DF8"/>
    <w:rsid w:val="00723DD1"/>
    <w:rsid w:val="007319C7"/>
    <w:rsid w:val="00732A8E"/>
    <w:rsid w:val="00733F1F"/>
    <w:rsid w:val="00735B4D"/>
    <w:rsid w:val="007417C4"/>
    <w:rsid w:val="00753EEA"/>
    <w:rsid w:val="0075489A"/>
    <w:rsid w:val="00757D1E"/>
    <w:rsid w:val="00765F65"/>
    <w:rsid w:val="00771662"/>
    <w:rsid w:val="007720D3"/>
    <w:rsid w:val="007864B5"/>
    <w:rsid w:val="007924BE"/>
    <w:rsid w:val="00794C0F"/>
    <w:rsid w:val="007959DC"/>
    <w:rsid w:val="007A4A8B"/>
    <w:rsid w:val="007A59BB"/>
    <w:rsid w:val="007A6F43"/>
    <w:rsid w:val="007B0035"/>
    <w:rsid w:val="007B0CA6"/>
    <w:rsid w:val="007B1065"/>
    <w:rsid w:val="007B2C01"/>
    <w:rsid w:val="007C3045"/>
    <w:rsid w:val="007C403E"/>
    <w:rsid w:val="007C61D1"/>
    <w:rsid w:val="007D1BE3"/>
    <w:rsid w:val="007D3E9B"/>
    <w:rsid w:val="007D5A3C"/>
    <w:rsid w:val="007E0555"/>
    <w:rsid w:val="007E0C32"/>
    <w:rsid w:val="007E2507"/>
    <w:rsid w:val="007E43A5"/>
    <w:rsid w:val="007E51F0"/>
    <w:rsid w:val="007F3D72"/>
    <w:rsid w:val="007F61E2"/>
    <w:rsid w:val="0080127A"/>
    <w:rsid w:val="00803BDA"/>
    <w:rsid w:val="00804AE2"/>
    <w:rsid w:val="00805609"/>
    <w:rsid w:val="008057CF"/>
    <w:rsid w:val="00823D51"/>
    <w:rsid w:val="00826CDA"/>
    <w:rsid w:val="00830438"/>
    <w:rsid w:val="00844FA4"/>
    <w:rsid w:val="0084734E"/>
    <w:rsid w:val="00851C57"/>
    <w:rsid w:val="00855301"/>
    <w:rsid w:val="00856028"/>
    <w:rsid w:val="00861BF0"/>
    <w:rsid w:val="00862B2E"/>
    <w:rsid w:val="00863706"/>
    <w:rsid w:val="00863D20"/>
    <w:rsid w:val="00865483"/>
    <w:rsid w:val="00874B22"/>
    <w:rsid w:val="00890C9F"/>
    <w:rsid w:val="00892C31"/>
    <w:rsid w:val="0089493F"/>
    <w:rsid w:val="008A1E0C"/>
    <w:rsid w:val="008A2EE7"/>
    <w:rsid w:val="008A68A3"/>
    <w:rsid w:val="008A714D"/>
    <w:rsid w:val="008B2D9E"/>
    <w:rsid w:val="008B496E"/>
    <w:rsid w:val="008C18D5"/>
    <w:rsid w:val="008E2622"/>
    <w:rsid w:val="008E70C6"/>
    <w:rsid w:val="008F7F1C"/>
    <w:rsid w:val="00902AF4"/>
    <w:rsid w:val="00902E33"/>
    <w:rsid w:val="00905553"/>
    <w:rsid w:val="009066FD"/>
    <w:rsid w:val="00911D68"/>
    <w:rsid w:val="00912731"/>
    <w:rsid w:val="009145A1"/>
    <w:rsid w:val="00923790"/>
    <w:rsid w:val="009311E5"/>
    <w:rsid w:val="00933510"/>
    <w:rsid w:val="00935BF1"/>
    <w:rsid w:val="00943BA7"/>
    <w:rsid w:val="00951087"/>
    <w:rsid w:val="00955E0B"/>
    <w:rsid w:val="00957EC5"/>
    <w:rsid w:val="00960856"/>
    <w:rsid w:val="009611BE"/>
    <w:rsid w:val="009650E9"/>
    <w:rsid w:val="009675E6"/>
    <w:rsid w:val="0097073A"/>
    <w:rsid w:val="00970B78"/>
    <w:rsid w:val="00982015"/>
    <w:rsid w:val="009820C3"/>
    <w:rsid w:val="00991DC0"/>
    <w:rsid w:val="009935C1"/>
    <w:rsid w:val="009A0698"/>
    <w:rsid w:val="009A1359"/>
    <w:rsid w:val="009A197F"/>
    <w:rsid w:val="009A2AF9"/>
    <w:rsid w:val="009B64BB"/>
    <w:rsid w:val="009C0292"/>
    <w:rsid w:val="009C4F78"/>
    <w:rsid w:val="009C5590"/>
    <w:rsid w:val="009C796E"/>
    <w:rsid w:val="009D4911"/>
    <w:rsid w:val="009D6950"/>
    <w:rsid w:val="009D7998"/>
    <w:rsid w:val="009E030F"/>
    <w:rsid w:val="009E307C"/>
    <w:rsid w:val="009E465B"/>
    <w:rsid w:val="009E5438"/>
    <w:rsid w:val="009F3D38"/>
    <w:rsid w:val="00A013BC"/>
    <w:rsid w:val="00A015B1"/>
    <w:rsid w:val="00A05660"/>
    <w:rsid w:val="00A14545"/>
    <w:rsid w:val="00A17177"/>
    <w:rsid w:val="00A22F5A"/>
    <w:rsid w:val="00A35EA0"/>
    <w:rsid w:val="00A451AC"/>
    <w:rsid w:val="00A56972"/>
    <w:rsid w:val="00A57A27"/>
    <w:rsid w:val="00A61352"/>
    <w:rsid w:val="00A70F5A"/>
    <w:rsid w:val="00A73095"/>
    <w:rsid w:val="00A76BFD"/>
    <w:rsid w:val="00A82D95"/>
    <w:rsid w:val="00A86236"/>
    <w:rsid w:val="00A93109"/>
    <w:rsid w:val="00A958F4"/>
    <w:rsid w:val="00A96438"/>
    <w:rsid w:val="00AA3BFA"/>
    <w:rsid w:val="00AA7904"/>
    <w:rsid w:val="00AB1514"/>
    <w:rsid w:val="00AB3F02"/>
    <w:rsid w:val="00AB5F82"/>
    <w:rsid w:val="00AC2F1B"/>
    <w:rsid w:val="00AC4D44"/>
    <w:rsid w:val="00AC4EBC"/>
    <w:rsid w:val="00AD229A"/>
    <w:rsid w:val="00AD4AF0"/>
    <w:rsid w:val="00AE757F"/>
    <w:rsid w:val="00AF05D0"/>
    <w:rsid w:val="00B02D19"/>
    <w:rsid w:val="00B04B15"/>
    <w:rsid w:val="00B17DCF"/>
    <w:rsid w:val="00B25267"/>
    <w:rsid w:val="00B31C7F"/>
    <w:rsid w:val="00B33FB0"/>
    <w:rsid w:val="00B342ED"/>
    <w:rsid w:val="00B36F3B"/>
    <w:rsid w:val="00B4277D"/>
    <w:rsid w:val="00B45281"/>
    <w:rsid w:val="00B46A37"/>
    <w:rsid w:val="00B54165"/>
    <w:rsid w:val="00B560FC"/>
    <w:rsid w:val="00B64E22"/>
    <w:rsid w:val="00B70E97"/>
    <w:rsid w:val="00B71D70"/>
    <w:rsid w:val="00B74BF8"/>
    <w:rsid w:val="00B7516A"/>
    <w:rsid w:val="00B83C14"/>
    <w:rsid w:val="00B85350"/>
    <w:rsid w:val="00B91625"/>
    <w:rsid w:val="00B92699"/>
    <w:rsid w:val="00BA2C25"/>
    <w:rsid w:val="00BA4D58"/>
    <w:rsid w:val="00BB226B"/>
    <w:rsid w:val="00BB311E"/>
    <w:rsid w:val="00BB40F9"/>
    <w:rsid w:val="00BC3981"/>
    <w:rsid w:val="00BC55E1"/>
    <w:rsid w:val="00BD062C"/>
    <w:rsid w:val="00BD1239"/>
    <w:rsid w:val="00BD15BF"/>
    <w:rsid w:val="00BD6C4A"/>
    <w:rsid w:val="00BE2073"/>
    <w:rsid w:val="00BE76F6"/>
    <w:rsid w:val="00BF01CF"/>
    <w:rsid w:val="00BF286D"/>
    <w:rsid w:val="00BF5433"/>
    <w:rsid w:val="00C007ED"/>
    <w:rsid w:val="00C0264A"/>
    <w:rsid w:val="00C07FDA"/>
    <w:rsid w:val="00C1203F"/>
    <w:rsid w:val="00C17415"/>
    <w:rsid w:val="00C30035"/>
    <w:rsid w:val="00C41B3C"/>
    <w:rsid w:val="00C50D82"/>
    <w:rsid w:val="00C51DEA"/>
    <w:rsid w:val="00C52FF2"/>
    <w:rsid w:val="00C54A4E"/>
    <w:rsid w:val="00C57492"/>
    <w:rsid w:val="00C64F02"/>
    <w:rsid w:val="00C77568"/>
    <w:rsid w:val="00C81332"/>
    <w:rsid w:val="00C82F1D"/>
    <w:rsid w:val="00C92661"/>
    <w:rsid w:val="00C955B4"/>
    <w:rsid w:val="00C95EFF"/>
    <w:rsid w:val="00CA1571"/>
    <w:rsid w:val="00CA5242"/>
    <w:rsid w:val="00CA7D70"/>
    <w:rsid w:val="00CB144B"/>
    <w:rsid w:val="00CC2DEF"/>
    <w:rsid w:val="00CC4C61"/>
    <w:rsid w:val="00CD08BB"/>
    <w:rsid w:val="00CD259C"/>
    <w:rsid w:val="00CD61C3"/>
    <w:rsid w:val="00CE574C"/>
    <w:rsid w:val="00CE66E4"/>
    <w:rsid w:val="00CE71CC"/>
    <w:rsid w:val="00CF4806"/>
    <w:rsid w:val="00CF6294"/>
    <w:rsid w:val="00D03114"/>
    <w:rsid w:val="00D03972"/>
    <w:rsid w:val="00D13A19"/>
    <w:rsid w:val="00D1732A"/>
    <w:rsid w:val="00D178CF"/>
    <w:rsid w:val="00D24DA2"/>
    <w:rsid w:val="00D27002"/>
    <w:rsid w:val="00D276EC"/>
    <w:rsid w:val="00D27950"/>
    <w:rsid w:val="00D306E6"/>
    <w:rsid w:val="00D340DD"/>
    <w:rsid w:val="00D36CB3"/>
    <w:rsid w:val="00D42B32"/>
    <w:rsid w:val="00D54B19"/>
    <w:rsid w:val="00D66794"/>
    <w:rsid w:val="00D77998"/>
    <w:rsid w:val="00D80601"/>
    <w:rsid w:val="00D83224"/>
    <w:rsid w:val="00D87058"/>
    <w:rsid w:val="00D87D60"/>
    <w:rsid w:val="00D907AF"/>
    <w:rsid w:val="00D90867"/>
    <w:rsid w:val="00D90E00"/>
    <w:rsid w:val="00D912DE"/>
    <w:rsid w:val="00D916B3"/>
    <w:rsid w:val="00D96368"/>
    <w:rsid w:val="00DA0E16"/>
    <w:rsid w:val="00DA238A"/>
    <w:rsid w:val="00DA2E8E"/>
    <w:rsid w:val="00DA5734"/>
    <w:rsid w:val="00DA7906"/>
    <w:rsid w:val="00DC202A"/>
    <w:rsid w:val="00DC2781"/>
    <w:rsid w:val="00DC325B"/>
    <w:rsid w:val="00DC5ECC"/>
    <w:rsid w:val="00DD3D48"/>
    <w:rsid w:val="00DD5281"/>
    <w:rsid w:val="00DD5E7B"/>
    <w:rsid w:val="00DF4494"/>
    <w:rsid w:val="00E02CBD"/>
    <w:rsid w:val="00E05B99"/>
    <w:rsid w:val="00E05CD9"/>
    <w:rsid w:val="00E06988"/>
    <w:rsid w:val="00E238FF"/>
    <w:rsid w:val="00E34D76"/>
    <w:rsid w:val="00E4583A"/>
    <w:rsid w:val="00E45CBF"/>
    <w:rsid w:val="00E4770F"/>
    <w:rsid w:val="00E506D2"/>
    <w:rsid w:val="00E57467"/>
    <w:rsid w:val="00E6102B"/>
    <w:rsid w:val="00E613DE"/>
    <w:rsid w:val="00E63388"/>
    <w:rsid w:val="00E672AA"/>
    <w:rsid w:val="00E7321A"/>
    <w:rsid w:val="00E810F8"/>
    <w:rsid w:val="00E81C2C"/>
    <w:rsid w:val="00E82DD6"/>
    <w:rsid w:val="00E838AD"/>
    <w:rsid w:val="00E856F8"/>
    <w:rsid w:val="00E85D74"/>
    <w:rsid w:val="00E869B7"/>
    <w:rsid w:val="00E90653"/>
    <w:rsid w:val="00E95401"/>
    <w:rsid w:val="00EA194B"/>
    <w:rsid w:val="00EA508E"/>
    <w:rsid w:val="00EA5BD1"/>
    <w:rsid w:val="00EA7715"/>
    <w:rsid w:val="00EB0FFE"/>
    <w:rsid w:val="00EB1EBB"/>
    <w:rsid w:val="00EB62D3"/>
    <w:rsid w:val="00EC0AC6"/>
    <w:rsid w:val="00EE536F"/>
    <w:rsid w:val="00EE54F9"/>
    <w:rsid w:val="00F009C8"/>
    <w:rsid w:val="00F03925"/>
    <w:rsid w:val="00F07EBD"/>
    <w:rsid w:val="00F16614"/>
    <w:rsid w:val="00F20824"/>
    <w:rsid w:val="00F2410E"/>
    <w:rsid w:val="00F31847"/>
    <w:rsid w:val="00F32813"/>
    <w:rsid w:val="00F36486"/>
    <w:rsid w:val="00F41C19"/>
    <w:rsid w:val="00F469C1"/>
    <w:rsid w:val="00F4767B"/>
    <w:rsid w:val="00F56298"/>
    <w:rsid w:val="00F62A21"/>
    <w:rsid w:val="00F654E7"/>
    <w:rsid w:val="00F668BB"/>
    <w:rsid w:val="00F70107"/>
    <w:rsid w:val="00F7050C"/>
    <w:rsid w:val="00F71D6D"/>
    <w:rsid w:val="00F73322"/>
    <w:rsid w:val="00F73B97"/>
    <w:rsid w:val="00F7708B"/>
    <w:rsid w:val="00F8483A"/>
    <w:rsid w:val="00F8537B"/>
    <w:rsid w:val="00F8736B"/>
    <w:rsid w:val="00FA3EF3"/>
    <w:rsid w:val="00FA5A04"/>
    <w:rsid w:val="00FA62A4"/>
    <w:rsid w:val="00FB26EC"/>
    <w:rsid w:val="00FB4662"/>
    <w:rsid w:val="00FB4AD5"/>
    <w:rsid w:val="00FB73FF"/>
    <w:rsid w:val="00FB7410"/>
    <w:rsid w:val="00FC3458"/>
    <w:rsid w:val="00FC36BC"/>
    <w:rsid w:val="00FC5322"/>
    <w:rsid w:val="00FD0B6F"/>
    <w:rsid w:val="00FD4A8C"/>
    <w:rsid w:val="00FD53AF"/>
    <w:rsid w:val="00FD6E29"/>
    <w:rsid w:val="00FE151B"/>
    <w:rsid w:val="00FE35A1"/>
    <w:rsid w:val="00FE3AD2"/>
    <w:rsid w:val="00FE3F3B"/>
    <w:rsid w:val="00FE4540"/>
    <w:rsid w:val="00FE4E0A"/>
    <w:rsid w:val="00FE546E"/>
    <w:rsid w:val="00FF16AB"/>
    <w:rsid w:val="00FF6F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C356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27002"/>
    <w:pPr>
      <w:keepNext/>
      <w:keepLines/>
      <w:spacing w:before="480"/>
      <w:outlineLvl w:val="0"/>
    </w:pPr>
    <w:rPr>
      <w:rFonts w:asciiTheme="majorHAnsi" w:eastAsiaTheme="majorEastAsia" w:hAnsiTheme="majorHAnsi" w:cstheme="majorBidi"/>
      <w:b/>
      <w:bCs/>
      <w:color w:val="385623" w:themeColor="accent6" w:themeShade="80"/>
      <w:sz w:val="28"/>
      <w:szCs w:val="28"/>
    </w:rPr>
  </w:style>
  <w:style w:type="paragraph" w:styleId="Heading2">
    <w:name w:val="heading 2"/>
    <w:basedOn w:val="Normal"/>
    <w:next w:val="Normal"/>
    <w:link w:val="Heading2Char"/>
    <w:uiPriority w:val="9"/>
    <w:unhideWhenUsed/>
    <w:qFormat/>
    <w:rsid w:val="00DA2E8E"/>
    <w:pPr>
      <w:keepNext/>
      <w:keepLines/>
      <w:spacing w:before="200"/>
      <w:outlineLvl w:val="1"/>
    </w:pPr>
    <w:rPr>
      <w:rFonts w:asciiTheme="majorHAnsi" w:eastAsiaTheme="majorEastAsia" w:hAnsiTheme="majorHAnsi" w:cstheme="majorBidi"/>
      <w:b/>
      <w:bCs/>
      <w:color w:val="538135" w:themeColor="accent6" w:themeShade="BF"/>
      <w:sz w:val="26"/>
      <w:szCs w:val="26"/>
    </w:rPr>
  </w:style>
  <w:style w:type="paragraph" w:styleId="Heading3">
    <w:name w:val="heading 3"/>
    <w:basedOn w:val="Normal"/>
    <w:next w:val="Normal"/>
    <w:link w:val="Heading3Char"/>
    <w:uiPriority w:val="9"/>
    <w:unhideWhenUsed/>
    <w:qFormat/>
    <w:rsid w:val="00BF01CF"/>
    <w:pPr>
      <w:keepNext/>
      <w:keepLines/>
      <w:spacing w:before="200"/>
      <w:outlineLvl w:val="2"/>
    </w:pPr>
    <w:rPr>
      <w:rFonts w:asciiTheme="majorHAnsi" w:eastAsiaTheme="majorEastAsia" w:hAnsiTheme="majorHAnsi" w:cstheme="majorBidi"/>
      <w:b/>
      <w:bCs/>
      <w:color w:val="808080" w:themeColor="background1" w:themeShade="80"/>
    </w:rPr>
  </w:style>
  <w:style w:type="paragraph" w:styleId="Heading4">
    <w:name w:val="heading 4"/>
    <w:basedOn w:val="Normal"/>
    <w:next w:val="Normal"/>
    <w:link w:val="Heading4Char"/>
    <w:uiPriority w:val="9"/>
    <w:unhideWhenUsed/>
    <w:qFormat/>
    <w:rsid w:val="00265A3E"/>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4E22"/>
    <w:pPr>
      <w:ind w:left="720"/>
      <w:contextualSpacing/>
    </w:pPr>
  </w:style>
  <w:style w:type="paragraph" w:styleId="Header">
    <w:name w:val="header"/>
    <w:basedOn w:val="Normal"/>
    <w:link w:val="HeaderChar"/>
    <w:uiPriority w:val="99"/>
    <w:unhideWhenUsed/>
    <w:rsid w:val="00F41C19"/>
    <w:pPr>
      <w:tabs>
        <w:tab w:val="center" w:pos="4680"/>
        <w:tab w:val="right" w:pos="9360"/>
      </w:tabs>
    </w:pPr>
  </w:style>
  <w:style w:type="character" w:customStyle="1" w:styleId="HeaderChar">
    <w:name w:val="Header Char"/>
    <w:basedOn w:val="DefaultParagraphFont"/>
    <w:link w:val="Header"/>
    <w:uiPriority w:val="99"/>
    <w:rsid w:val="00F41C19"/>
  </w:style>
  <w:style w:type="paragraph" w:styleId="Footer">
    <w:name w:val="footer"/>
    <w:basedOn w:val="Normal"/>
    <w:link w:val="FooterChar"/>
    <w:uiPriority w:val="99"/>
    <w:unhideWhenUsed/>
    <w:rsid w:val="00F41C19"/>
    <w:pPr>
      <w:tabs>
        <w:tab w:val="center" w:pos="4680"/>
        <w:tab w:val="right" w:pos="9360"/>
      </w:tabs>
    </w:pPr>
  </w:style>
  <w:style w:type="character" w:customStyle="1" w:styleId="FooterChar">
    <w:name w:val="Footer Char"/>
    <w:basedOn w:val="DefaultParagraphFont"/>
    <w:link w:val="Footer"/>
    <w:uiPriority w:val="99"/>
    <w:rsid w:val="00F41C19"/>
  </w:style>
  <w:style w:type="character" w:customStyle="1" w:styleId="Heading1Char">
    <w:name w:val="Heading 1 Char"/>
    <w:basedOn w:val="DefaultParagraphFont"/>
    <w:link w:val="Heading1"/>
    <w:uiPriority w:val="9"/>
    <w:rsid w:val="00D27002"/>
    <w:rPr>
      <w:rFonts w:asciiTheme="majorHAnsi" w:eastAsiaTheme="majorEastAsia" w:hAnsiTheme="majorHAnsi" w:cstheme="majorBidi"/>
      <w:b/>
      <w:bCs/>
      <w:color w:val="385623" w:themeColor="accent6" w:themeShade="80"/>
      <w:sz w:val="28"/>
      <w:szCs w:val="28"/>
    </w:rPr>
  </w:style>
  <w:style w:type="paragraph" w:styleId="TOCHeading">
    <w:name w:val="TOC Heading"/>
    <w:basedOn w:val="Heading1"/>
    <w:next w:val="Normal"/>
    <w:uiPriority w:val="39"/>
    <w:semiHidden/>
    <w:unhideWhenUsed/>
    <w:qFormat/>
    <w:rsid w:val="00823D51"/>
    <w:pPr>
      <w:spacing w:line="276" w:lineRule="auto"/>
      <w:outlineLvl w:val="9"/>
    </w:pPr>
    <w:rPr>
      <w:lang w:eastAsia="ja-JP"/>
    </w:rPr>
  </w:style>
  <w:style w:type="paragraph" w:styleId="TOC1">
    <w:name w:val="toc 1"/>
    <w:basedOn w:val="Normal"/>
    <w:next w:val="Normal"/>
    <w:autoRedefine/>
    <w:uiPriority w:val="39"/>
    <w:unhideWhenUsed/>
    <w:rsid w:val="00823D51"/>
    <w:pPr>
      <w:spacing w:after="100"/>
    </w:pPr>
  </w:style>
  <w:style w:type="character" w:styleId="Hyperlink">
    <w:name w:val="Hyperlink"/>
    <w:basedOn w:val="DefaultParagraphFont"/>
    <w:uiPriority w:val="99"/>
    <w:unhideWhenUsed/>
    <w:rsid w:val="00823D51"/>
    <w:rPr>
      <w:color w:val="0563C1" w:themeColor="hyperlink"/>
      <w:u w:val="single"/>
    </w:rPr>
  </w:style>
  <w:style w:type="paragraph" w:styleId="BalloonText">
    <w:name w:val="Balloon Text"/>
    <w:basedOn w:val="Normal"/>
    <w:link w:val="BalloonTextChar"/>
    <w:uiPriority w:val="99"/>
    <w:semiHidden/>
    <w:unhideWhenUsed/>
    <w:rsid w:val="00823D51"/>
    <w:rPr>
      <w:rFonts w:ascii="Tahoma" w:hAnsi="Tahoma" w:cs="Tahoma"/>
      <w:sz w:val="16"/>
      <w:szCs w:val="16"/>
    </w:rPr>
  </w:style>
  <w:style w:type="character" w:customStyle="1" w:styleId="BalloonTextChar">
    <w:name w:val="Balloon Text Char"/>
    <w:basedOn w:val="DefaultParagraphFont"/>
    <w:link w:val="BalloonText"/>
    <w:uiPriority w:val="99"/>
    <w:semiHidden/>
    <w:rsid w:val="00823D51"/>
    <w:rPr>
      <w:rFonts w:ascii="Tahoma" w:hAnsi="Tahoma" w:cs="Tahoma"/>
      <w:sz w:val="16"/>
      <w:szCs w:val="16"/>
    </w:rPr>
  </w:style>
  <w:style w:type="character" w:customStyle="1" w:styleId="Heading2Char">
    <w:name w:val="Heading 2 Char"/>
    <w:basedOn w:val="DefaultParagraphFont"/>
    <w:link w:val="Heading2"/>
    <w:uiPriority w:val="9"/>
    <w:rsid w:val="00DA2E8E"/>
    <w:rPr>
      <w:rFonts w:asciiTheme="majorHAnsi" w:eastAsiaTheme="majorEastAsia" w:hAnsiTheme="majorHAnsi" w:cstheme="majorBidi"/>
      <w:b/>
      <w:bCs/>
      <w:color w:val="538135" w:themeColor="accent6" w:themeShade="BF"/>
      <w:sz w:val="26"/>
      <w:szCs w:val="26"/>
    </w:rPr>
  </w:style>
  <w:style w:type="paragraph" w:styleId="TOC2">
    <w:name w:val="toc 2"/>
    <w:basedOn w:val="Normal"/>
    <w:next w:val="Normal"/>
    <w:autoRedefine/>
    <w:uiPriority w:val="39"/>
    <w:unhideWhenUsed/>
    <w:rsid w:val="003E2070"/>
    <w:pPr>
      <w:spacing w:after="100"/>
      <w:ind w:left="240"/>
    </w:pPr>
  </w:style>
  <w:style w:type="character" w:customStyle="1" w:styleId="Heading3Char">
    <w:name w:val="Heading 3 Char"/>
    <w:basedOn w:val="DefaultParagraphFont"/>
    <w:link w:val="Heading3"/>
    <w:uiPriority w:val="9"/>
    <w:rsid w:val="00BF01CF"/>
    <w:rPr>
      <w:rFonts w:asciiTheme="majorHAnsi" w:eastAsiaTheme="majorEastAsia" w:hAnsiTheme="majorHAnsi" w:cstheme="majorBidi"/>
      <w:b/>
      <w:bCs/>
      <w:color w:val="808080" w:themeColor="background1" w:themeShade="80"/>
    </w:rPr>
  </w:style>
  <w:style w:type="paragraph" w:styleId="TOC3">
    <w:name w:val="toc 3"/>
    <w:basedOn w:val="Normal"/>
    <w:next w:val="Normal"/>
    <w:autoRedefine/>
    <w:uiPriority w:val="39"/>
    <w:unhideWhenUsed/>
    <w:rsid w:val="005F217D"/>
    <w:pPr>
      <w:spacing w:after="100"/>
      <w:ind w:left="480"/>
    </w:pPr>
  </w:style>
  <w:style w:type="table" w:styleId="TableGrid">
    <w:name w:val="Table Grid"/>
    <w:basedOn w:val="TableNormal"/>
    <w:uiPriority w:val="39"/>
    <w:rsid w:val="004B438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265A3E"/>
    <w:rPr>
      <w:rFonts w:asciiTheme="majorHAnsi" w:eastAsiaTheme="majorEastAsia" w:hAnsiTheme="majorHAnsi" w:cstheme="majorBidi"/>
      <w:i/>
      <w:iCs/>
      <w:color w:val="2E74B5" w:themeColor="accent1" w:themeShade="BF"/>
    </w:rPr>
  </w:style>
  <w:style w:type="paragraph" w:styleId="NoSpacing">
    <w:name w:val="No Spacing"/>
    <w:uiPriority w:val="1"/>
    <w:qFormat/>
    <w:rsid w:val="007D5A3C"/>
  </w:style>
  <w:style w:type="character" w:styleId="CommentReference">
    <w:name w:val="annotation reference"/>
    <w:basedOn w:val="DefaultParagraphFont"/>
    <w:uiPriority w:val="99"/>
    <w:semiHidden/>
    <w:unhideWhenUsed/>
    <w:rsid w:val="009A2AF9"/>
    <w:rPr>
      <w:sz w:val="18"/>
      <w:szCs w:val="18"/>
    </w:rPr>
  </w:style>
  <w:style w:type="paragraph" w:styleId="CommentText">
    <w:name w:val="annotation text"/>
    <w:basedOn w:val="Normal"/>
    <w:link w:val="CommentTextChar"/>
    <w:uiPriority w:val="99"/>
    <w:semiHidden/>
    <w:unhideWhenUsed/>
    <w:rsid w:val="009A2AF9"/>
  </w:style>
  <w:style w:type="character" w:customStyle="1" w:styleId="CommentTextChar">
    <w:name w:val="Comment Text Char"/>
    <w:basedOn w:val="DefaultParagraphFont"/>
    <w:link w:val="CommentText"/>
    <w:uiPriority w:val="99"/>
    <w:semiHidden/>
    <w:rsid w:val="009A2AF9"/>
  </w:style>
  <w:style w:type="paragraph" w:styleId="CommentSubject">
    <w:name w:val="annotation subject"/>
    <w:basedOn w:val="CommentText"/>
    <w:next w:val="CommentText"/>
    <w:link w:val="CommentSubjectChar"/>
    <w:uiPriority w:val="99"/>
    <w:semiHidden/>
    <w:unhideWhenUsed/>
    <w:rsid w:val="009A2AF9"/>
    <w:rPr>
      <w:b/>
      <w:bCs/>
      <w:sz w:val="20"/>
      <w:szCs w:val="20"/>
    </w:rPr>
  </w:style>
  <w:style w:type="character" w:customStyle="1" w:styleId="CommentSubjectChar">
    <w:name w:val="Comment Subject Char"/>
    <w:basedOn w:val="CommentTextChar"/>
    <w:link w:val="CommentSubject"/>
    <w:uiPriority w:val="99"/>
    <w:semiHidden/>
    <w:rsid w:val="009A2AF9"/>
    <w:rPr>
      <w:b/>
      <w:bCs/>
      <w:sz w:val="20"/>
      <w:szCs w:val="20"/>
    </w:rPr>
  </w:style>
  <w:style w:type="character" w:styleId="FollowedHyperlink">
    <w:name w:val="FollowedHyperlink"/>
    <w:basedOn w:val="DefaultParagraphFont"/>
    <w:uiPriority w:val="99"/>
    <w:semiHidden/>
    <w:unhideWhenUsed/>
    <w:rsid w:val="00DA5734"/>
    <w:rPr>
      <w:color w:val="954F72"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27002"/>
    <w:pPr>
      <w:keepNext/>
      <w:keepLines/>
      <w:spacing w:before="480"/>
      <w:outlineLvl w:val="0"/>
    </w:pPr>
    <w:rPr>
      <w:rFonts w:asciiTheme="majorHAnsi" w:eastAsiaTheme="majorEastAsia" w:hAnsiTheme="majorHAnsi" w:cstheme="majorBidi"/>
      <w:b/>
      <w:bCs/>
      <w:color w:val="385623" w:themeColor="accent6" w:themeShade="80"/>
      <w:sz w:val="28"/>
      <w:szCs w:val="28"/>
    </w:rPr>
  </w:style>
  <w:style w:type="paragraph" w:styleId="Heading2">
    <w:name w:val="heading 2"/>
    <w:basedOn w:val="Normal"/>
    <w:next w:val="Normal"/>
    <w:link w:val="Heading2Char"/>
    <w:uiPriority w:val="9"/>
    <w:unhideWhenUsed/>
    <w:qFormat/>
    <w:rsid w:val="00DA2E8E"/>
    <w:pPr>
      <w:keepNext/>
      <w:keepLines/>
      <w:spacing w:before="200"/>
      <w:outlineLvl w:val="1"/>
    </w:pPr>
    <w:rPr>
      <w:rFonts w:asciiTheme="majorHAnsi" w:eastAsiaTheme="majorEastAsia" w:hAnsiTheme="majorHAnsi" w:cstheme="majorBidi"/>
      <w:b/>
      <w:bCs/>
      <w:color w:val="538135" w:themeColor="accent6" w:themeShade="BF"/>
      <w:sz w:val="26"/>
      <w:szCs w:val="26"/>
    </w:rPr>
  </w:style>
  <w:style w:type="paragraph" w:styleId="Heading3">
    <w:name w:val="heading 3"/>
    <w:basedOn w:val="Normal"/>
    <w:next w:val="Normal"/>
    <w:link w:val="Heading3Char"/>
    <w:uiPriority w:val="9"/>
    <w:unhideWhenUsed/>
    <w:qFormat/>
    <w:rsid w:val="00BF01CF"/>
    <w:pPr>
      <w:keepNext/>
      <w:keepLines/>
      <w:spacing w:before="200"/>
      <w:outlineLvl w:val="2"/>
    </w:pPr>
    <w:rPr>
      <w:rFonts w:asciiTheme="majorHAnsi" w:eastAsiaTheme="majorEastAsia" w:hAnsiTheme="majorHAnsi" w:cstheme="majorBidi"/>
      <w:b/>
      <w:bCs/>
      <w:color w:val="808080" w:themeColor="background1" w:themeShade="80"/>
    </w:rPr>
  </w:style>
  <w:style w:type="paragraph" w:styleId="Heading4">
    <w:name w:val="heading 4"/>
    <w:basedOn w:val="Normal"/>
    <w:next w:val="Normal"/>
    <w:link w:val="Heading4Char"/>
    <w:uiPriority w:val="9"/>
    <w:unhideWhenUsed/>
    <w:qFormat/>
    <w:rsid w:val="00265A3E"/>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4E22"/>
    <w:pPr>
      <w:ind w:left="720"/>
      <w:contextualSpacing/>
    </w:pPr>
  </w:style>
  <w:style w:type="paragraph" w:styleId="Header">
    <w:name w:val="header"/>
    <w:basedOn w:val="Normal"/>
    <w:link w:val="HeaderChar"/>
    <w:uiPriority w:val="99"/>
    <w:unhideWhenUsed/>
    <w:rsid w:val="00F41C19"/>
    <w:pPr>
      <w:tabs>
        <w:tab w:val="center" w:pos="4680"/>
        <w:tab w:val="right" w:pos="9360"/>
      </w:tabs>
    </w:pPr>
  </w:style>
  <w:style w:type="character" w:customStyle="1" w:styleId="HeaderChar">
    <w:name w:val="Header Char"/>
    <w:basedOn w:val="DefaultParagraphFont"/>
    <w:link w:val="Header"/>
    <w:uiPriority w:val="99"/>
    <w:rsid w:val="00F41C19"/>
  </w:style>
  <w:style w:type="paragraph" w:styleId="Footer">
    <w:name w:val="footer"/>
    <w:basedOn w:val="Normal"/>
    <w:link w:val="FooterChar"/>
    <w:uiPriority w:val="99"/>
    <w:unhideWhenUsed/>
    <w:rsid w:val="00F41C19"/>
    <w:pPr>
      <w:tabs>
        <w:tab w:val="center" w:pos="4680"/>
        <w:tab w:val="right" w:pos="9360"/>
      </w:tabs>
    </w:pPr>
  </w:style>
  <w:style w:type="character" w:customStyle="1" w:styleId="FooterChar">
    <w:name w:val="Footer Char"/>
    <w:basedOn w:val="DefaultParagraphFont"/>
    <w:link w:val="Footer"/>
    <w:uiPriority w:val="99"/>
    <w:rsid w:val="00F41C19"/>
  </w:style>
  <w:style w:type="character" w:customStyle="1" w:styleId="Heading1Char">
    <w:name w:val="Heading 1 Char"/>
    <w:basedOn w:val="DefaultParagraphFont"/>
    <w:link w:val="Heading1"/>
    <w:uiPriority w:val="9"/>
    <w:rsid w:val="00D27002"/>
    <w:rPr>
      <w:rFonts w:asciiTheme="majorHAnsi" w:eastAsiaTheme="majorEastAsia" w:hAnsiTheme="majorHAnsi" w:cstheme="majorBidi"/>
      <w:b/>
      <w:bCs/>
      <w:color w:val="385623" w:themeColor="accent6" w:themeShade="80"/>
      <w:sz w:val="28"/>
      <w:szCs w:val="28"/>
    </w:rPr>
  </w:style>
  <w:style w:type="paragraph" w:styleId="TOCHeading">
    <w:name w:val="TOC Heading"/>
    <w:basedOn w:val="Heading1"/>
    <w:next w:val="Normal"/>
    <w:uiPriority w:val="39"/>
    <w:semiHidden/>
    <w:unhideWhenUsed/>
    <w:qFormat/>
    <w:rsid w:val="00823D51"/>
    <w:pPr>
      <w:spacing w:line="276" w:lineRule="auto"/>
      <w:outlineLvl w:val="9"/>
    </w:pPr>
    <w:rPr>
      <w:lang w:eastAsia="ja-JP"/>
    </w:rPr>
  </w:style>
  <w:style w:type="paragraph" w:styleId="TOC1">
    <w:name w:val="toc 1"/>
    <w:basedOn w:val="Normal"/>
    <w:next w:val="Normal"/>
    <w:autoRedefine/>
    <w:uiPriority w:val="39"/>
    <w:unhideWhenUsed/>
    <w:rsid w:val="00823D51"/>
    <w:pPr>
      <w:spacing w:after="100"/>
    </w:pPr>
  </w:style>
  <w:style w:type="character" w:styleId="Hyperlink">
    <w:name w:val="Hyperlink"/>
    <w:basedOn w:val="DefaultParagraphFont"/>
    <w:uiPriority w:val="99"/>
    <w:unhideWhenUsed/>
    <w:rsid w:val="00823D51"/>
    <w:rPr>
      <w:color w:val="0563C1" w:themeColor="hyperlink"/>
      <w:u w:val="single"/>
    </w:rPr>
  </w:style>
  <w:style w:type="paragraph" w:styleId="BalloonText">
    <w:name w:val="Balloon Text"/>
    <w:basedOn w:val="Normal"/>
    <w:link w:val="BalloonTextChar"/>
    <w:uiPriority w:val="99"/>
    <w:semiHidden/>
    <w:unhideWhenUsed/>
    <w:rsid w:val="00823D51"/>
    <w:rPr>
      <w:rFonts w:ascii="Tahoma" w:hAnsi="Tahoma" w:cs="Tahoma"/>
      <w:sz w:val="16"/>
      <w:szCs w:val="16"/>
    </w:rPr>
  </w:style>
  <w:style w:type="character" w:customStyle="1" w:styleId="BalloonTextChar">
    <w:name w:val="Balloon Text Char"/>
    <w:basedOn w:val="DefaultParagraphFont"/>
    <w:link w:val="BalloonText"/>
    <w:uiPriority w:val="99"/>
    <w:semiHidden/>
    <w:rsid w:val="00823D51"/>
    <w:rPr>
      <w:rFonts w:ascii="Tahoma" w:hAnsi="Tahoma" w:cs="Tahoma"/>
      <w:sz w:val="16"/>
      <w:szCs w:val="16"/>
    </w:rPr>
  </w:style>
  <w:style w:type="character" w:customStyle="1" w:styleId="Heading2Char">
    <w:name w:val="Heading 2 Char"/>
    <w:basedOn w:val="DefaultParagraphFont"/>
    <w:link w:val="Heading2"/>
    <w:uiPriority w:val="9"/>
    <w:rsid w:val="00DA2E8E"/>
    <w:rPr>
      <w:rFonts w:asciiTheme="majorHAnsi" w:eastAsiaTheme="majorEastAsia" w:hAnsiTheme="majorHAnsi" w:cstheme="majorBidi"/>
      <w:b/>
      <w:bCs/>
      <w:color w:val="538135" w:themeColor="accent6" w:themeShade="BF"/>
      <w:sz w:val="26"/>
      <w:szCs w:val="26"/>
    </w:rPr>
  </w:style>
  <w:style w:type="paragraph" w:styleId="TOC2">
    <w:name w:val="toc 2"/>
    <w:basedOn w:val="Normal"/>
    <w:next w:val="Normal"/>
    <w:autoRedefine/>
    <w:uiPriority w:val="39"/>
    <w:unhideWhenUsed/>
    <w:rsid w:val="003E2070"/>
    <w:pPr>
      <w:spacing w:after="100"/>
      <w:ind w:left="240"/>
    </w:pPr>
  </w:style>
  <w:style w:type="character" w:customStyle="1" w:styleId="Heading3Char">
    <w:name w:val="Heading 3 Char"/>
    <w:basedOn w:val="DefaultParagraphFont"/>
    <w:link w:val="Heading3"/>
    <w:uiPriority w:val="9"/>
    <w:rsid w:val="00BF01CF"/>
    <w:rPr>
      <w:rFonts w:asciiTheme="majorHAnsi" w:eastAsiaTheme="majorEastAsia" w:hAnsiTheme="majorHAnsi" w:cstheme="majorBidi"/>
      <w:b/>
      <w:bCs/>
      <w:color w:val="808080" w:themeColor="background1" w:themeShade="80"/>
    </w:rPr>
  </w:style>
  <w:style w:type="paragraph" w:styleId="TOC3">
    <w:name w:val="toc 3"/>
    <w:basedOn w:val="Normal"/>
    <w:next w:val="Normal"/>
    <w:autoRedefine/>
    <w:uiPriority w:val="39"/>
    <w:unhideWhenUsed/>
    <w:rsid w:val="005F217D"/>
    <w:pPr>
      <w:spacing w:after="100"/>
      <w:ind w:left="480"/>
    </w:pPr>
  </w:style>
  <w:style w:type="table" w:styleId="TableGrid">
    <w:name w:val="Table Grid"/>
    <w:basedOn w:val="TableNormal"/>
    <w:uiPriority w:val="39"/>
    <w:rsid w:val="004B438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265A3E"/>
    <w:rPr>
      <w:rFonts w:asciiTheme="majorHAnsi" w:eastAsiaTheme="majorEastAsia" w:hAnsiTheme="majorHAnsi" w:cstheme="majorBidi"/>
      <w:i/>
      <w:iCs/>
      <w:color w:val="2E74B5" w:themeColor="accent1" w:themeShade="BF"/>
    </w:rPr>
  </w:style>
  <w:style w:type="paragraph" w:styleId="NoSpacing">
    <w:name w:val="No Spacing"/>
    <w:uiPriority w:val="1"/>
    <w:qFormat/>
    <w:rsid w:val="007D5A3C"/>
  </w:style>
  <w:style w:type="character" w:styleId="CommentReference">
    <w:name w:val="annotation reference"/>
    <w:basedOn w:val="DefaultParagraphFont"/>
    <w:uiPriority w:val="99"/>
    <w:semiHidden/>
    <w:unhideWhenUsed/>
    <w:rsid w:val="009A2AF9"/>
    <w:rPr>
      <w:sz w:val="18"/>
      <w:szCs w:val="18"/>
    </w:rPr>
  </w:style>
  <w:style w:type="paragraph" w:styleId="CommentText">
    <w:name w:val="annotation text"/>
    <w:basedOn w:val="Normal"/>
    <w:link w:val="CommentTextChar"/>
    <w:uiPriority w:val="99"/>
    <w:semiHidden/>
    <w:unhideWhenUsed/>
    <w:rsid w:val="009A2AF9"/>
  </w:style>
  <w:style w:type="character" w:customStyle="1" w:styleId="CommentTextChar">
    <w:name w:val="Comment Text Char"/>
    <w:basedOn w:val="DefaultParagraphFont"/>
    <w:link w:val="CommentText"/>
    <w:uiPriority w:val="99"/>
    <w:semiHidden/>
    <w:rsid w:val="009A2AF9"/>
  </w:style>
  <w:style w:type="paragraph" w:styleId="CommentSubject">
    <w:name w:val="annotation subject"/>
    <w:basedOn w:val="CommentText"/>
    <w:next w:val="CommentText"/>
    <w:link w:val="CommentSubjectChar"/>
    <w:uiPriority w:val="99"/>
    <w:semiHidden/>
    <w:unhideWhenUsed/>
    <w:rsid w:val="009A2AF9"/>
    <w:rPr>
      <w:b/>
      <w:bCs/>
      <w:sz w:val="20"/>
      <w:szCs w:val="20"/>
    </w:rPr>
  </w:style>
  <w:style w:type="character" w:customStyle="1" w:styleId="CommentSubjectChar">
    <w:name w:val="Comment Subject Char"/>
    <w:basedOn w:val="CommentTextChar"/>
    <w:link w:val="CommentSubject"/>
    <w:uiPriority w:val="99"/>
    <w:semiHidden/>
    <w:rsid w:val="009A2AF9"/>
    <w:rPr>
      <w:b/>
      <w:bCs/>
      <w:sz w:val="20"/>
      <w:szCs w:val="20"/>
    </w:rPr>
  </w:style>
  <w:style w:type="character" w:styleId="FollowedHyperlink">
    <w:name w:val="FollowedHyperlink"/>
    <w:basedOn w:val="DefaultParagraphFont"/>
    <w:uiPriority w:val="99"/>
    <w:semiHidden/>
    <w:unhideWhenUsed/>
    <w:rsid w:val="00DA573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30814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26" Type="http://schemas.microsoft.com/office/2011/relationships/people" Target="people.xml"/><Relationship Id="rId27" Type="http://schemas.microsoft.com/office/2011/relationships/commentsExtended" Target="commentsExtended.xml"/><Relationship Id="rId10" Type="http://schemas.openxmlformats.org/officeDocument/2006/relationships/hyperlink" Target="https://www.youtube.com/watch?v=OamFZCFfQkg" TargetMode="External"/><Relationship Id="rId11" Type="http://schemas.openxmlformats.org/officeDocument/2006/relationships/image" Target="media/image2.png"/><Relationship Id="rId12" Type="http://schemas.openxmlformats.org/officeDocument/2006/relationships/comments" Target="comments.xml"/><Relationship Id="rId13" Type="http://schemas.openxmlformats.org/officeDocument/2006/relationships/image" Target="media/image3.pn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C89919-F6AD-1C4D-B09E-B57DF1C5B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7478</Words>
  <Characters>38289</Characters>
  <Application>Microsoft Macintosh Word</Application>
  <DocSecurity>0</DocSecurity>
  <Lines>1472</Lines>
  <Paragraphs>802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44965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Einstein Team</dc:creator>
  <cp:keywords/>
  <dc:description/>
  <cp:lastModifiedBy>Andy Rifkin</cp:lastModifiedBy>
  <cp:revision>2</cp:revision>
  <cp:lastPrinted>2016-03-01T18:12:00Z</cp:lastPrinted>
  <dcterms:created xsi:type="dcterms:W3CDTF">2016-03-01T18:45:00Z</dcterms:created>
  <dcterms:modified xsi:type="dcterms:W3CDTF">2016-03-01T18:45:00Z</dcterms:modified>
  <cp:category/>
</cp:coreProperties>
</file>